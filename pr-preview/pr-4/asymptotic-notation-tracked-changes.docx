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Asymptotic notation</w:t>
        </w:r>
      </w:ins>
    </w:p>
    <w:p>
      <w:pPr>
        <w:pStyle w:val="Date"/>
      </w:pPr>
      <w:ins w:id="2" w:author="PR Preview" w:date="2026-01-01T00:00:00Z">
        <w:r>
          <w:t xml:space="preserve">Last modified: 2026-10-12 02:21:45 (PDT)</w:t>
        </w:r>
      </w:ins>
    </w:p>
    <w:p>
      <w:pPr>
        <w:pStyle w:val="FirstParagraph"/>
      </w:pPr>
      <w:ins w:id="3" w:author="PR Preview" w:date="2026-01-01T00:00:00Z">
        <w:r>
          <w:t xml:space="preserve">The cost of an algorithm depends on the size</w:t>
        </w:r>
      </w:ins>
      <w:ins w:id="4" w:author="PR Preview" w:date="2026-01-01T00:00:00Z">
        <w:r>
          <w:t xml:space="preserve"> </w:t>
        </w:r>
      </w:ins>
      <m:oMath>
        <m:r>
          <m:t>n</m:t>
        </m:r>
      </m:oMath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of its input.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Asymptotic notation compares how two costs grow as</w:t>
        </w:r>
      </w:ins>
      <w:ins w:id="9" w:author="PR Preview" w:date="2026-01-01T00:00:00Z">
        <w:r>
          <w:t xml:space="preserve"> </w:t>
        </w:r>
      </w:ins>
      <m:oMath>
        <m:r>
          <m:t>n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grows,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ignoring constant factors and small inputs.</w:t>
        </w:r>
      </w:ins>
    </w:p>
    <w:bookmarkStart w:id="13" w:name="sec-asymptotic-bounds"/>
    <w:p>
      <w:pPr>
        <w:pStyle w:val="Heading2"/>
      </w:pPr>
      <w:ins w:id="14" w:author="PR Preview" w:date="2026-01-01T00:00:00Z">
        <w:r>
          <w:t xml:space="preserve">1 Upper, lower and tight bounds</w:t>
        </w:r>
      </w:ins>
    </w:p>
    <w:bookmarkStart w:id="9" w:name="def-big-o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(Big-O notation)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Let</w:t>
        </w:r>
      </w:ins>
      <w:ins w:id="18" w:author="PR Preview" w:date="2026-01-01T00:00:00Z">
        <w:r>
          <w:t xml:space="preserve"> </w:t>
        </w:r>
      </w:ins>
      <m:oMath>
        <m:r>
          <m:t>f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g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 functions from the positive integers to</w:t>
        </w:r>
      </w:ins>
      <w:ins w:id="2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We write</w:t>
        </w:r>
      </w:ins>
      <w:ins w:id="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if there are a constant</w:t>
        </w:r>
      </w:ins>
      <w:ins w:id="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an integer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7" w:author="PR Preview" w:date="2026-01-01T00:00:00Z">
        <w:r>
          <w:t xml:space="preserve">That is,</w:t>
        </w:r>
      </w:ins>
      <w:ins w:id="38" w:author="PR Preview" w:date="2026-01-01T00:00:00Z">
        <w:r>
          <w:t xml:space="preserve"> </w:t>
        </w:r>
      </w:ins>
      <m:oMath>
        <m:r>
          <m:t>f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grows no faster than a constant multiple of</w:t>
        </w:r>
      </w:ins>
      <w:ins w:id="41" w:author="PR Preview" w:date="2026-01-01T00:00:00Z">
        <w:r>
          <w:t xml:space="preserve"> </w:t>
        </w:r>
      </w:ins>
      <m:oMath>
        <m:r>
          <m:t>g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once</w:t>
        </w:r>
      </w:ins>
      <w:ins w:id="44" w:author="PR Preview" w:date="2026-01-01T00:00:00Z">
        <w:r>
          <w:t xml:space="preserve"> </w:t>
        </w:r>
      </w:ins>
      <m:oMath>
        <m:r>
          <m:t>n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large enough.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This is the definition of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Arora and Barak (2009, sec. 0.3)</w:t>
        </w:r>
      </w:ins>
      <w:ins w:id="51" w:author="PR Preview" w:date="2026-01-01T00:00:00Z">
        <w:r>
          <w:t xml:space="preserve">.</w:t>
        </w:r>
      </w:ins>
    </w:p>
    <w:bookmarkEnd w:id="9"/>
    <w:bookmarkStart w:id="10" w:name="def-big-omega"/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Definition 2 (Big-Omega notation)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For</w:t>
        </w:r>
      </w:ins>
      <w:ins w:id="55" w:author="PR Preview" w:date="2026-01-01T00:00:00Z">
        <w:r>
          <w:t xml:space="preserve"> </w:t>
        </w:r>
      </w:ins>
      <m:oMath>
        <m:r>
          <m:t>f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</w:t>
        </w:r>
      </w:ins>
      <w:ins w:id="58" w:author="PR Preview" w:date="2026-01-01T00:00:00Z">
        <w:r>
          <w:t xml:space="preserve"> </w:t>
        </w:r>
      </w:ins>
      <m:oMath>
        <m:r>
          <m:t>g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as in</w:t>
        </w:r>
      </w:ins>
      <w:ins w:id="61" w:author="PR Preview" w:date="2026-01-01T00:00:00Z">
        <w:r>
          <w:t xml:space="preserve"> </w:t>
        </w:r>
      </w:ins>
      <w:hyperlink w:anchor="def-big-o">
        <w:ins w:id="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we write</w:t>
        </w:r>
      </w:ins>
      <w:ins w:id="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if there are a constant</w:t>
        </w:r>
      </w:ins>
      <w:ins w:id="6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 an integer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5" w:author="PR Preview" w:date="2026-01-01T00:00:00Z">
        <w:r>
          <w:t xml:space="preserve">Dividing by</w:t>
        </w:r>
      </w:ins>
      <w:ins w:id="76" w:author="PR Preview" w:date="2026-01-01T00:00:00Z">
        <w:r>
          <w:t xml:space="preserve"> </w:t>
        </w:r>
      </w:ins>
      <m:oMath>
        <m:r>
          <m:t>c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shows that this holds exactly when</w:t>
        </w:r>
      </w:ins>
      <w:ins w:id="7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with constant</w:t>
        </w:r>
      </w:ins>
      <w:ins w:id="8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c</m:t>
        </m:r>
      </m:oMath>
      <w:ins w:id="84" w:author="PR Preview" w:date="2026-01-01T00:00:00Z">
        <w:r>
          <w:t xml:space="preserve">.</w:t>
        </w:r>
      </w:ins>
    </w:p>
    <w:bookmarkEnd w:id="10"/>
    <w:bookmarkStart w:id="11" w:name="def-big-theta"/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Definition 3 (Big-Theta notation)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</w:t>
        </w:r>
      </w:ins>
      <w:ins w:id="88" w:author="PR Preview" w:date="2026-01-01T00:00:00Z">
        <w:r>
          <w:t xml:space="preserve"> </w:t>
        </w:r>
      </w:ins>
      <m:oMath>
        <m:r>
          <m:t>f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</w:t>
        </w:r>
      </w:ins>
      <w:ins w:id="91" w:author="PR Preview" w:date="2026-01-01T00:00:00Z">
        <w:r>
          <w:t xml:space="preserve"> </w:t>
        </w:r>
      </w:ins>
      <m:oMath>
        <m:r>
          <m:t>g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as in</w:t>
        </w:r>
      </w:ins>
      <w:ins w:id="94" w:author="PR Preview" w:date="2026-01-01T00:00:00Z">
        <w:r>
          <w:t xml:space="preserve"> </w:t>
        </w:r>
      </w:ins>
      <w:hyperlink w:anchor="def-big-o">
        <w:ins w:id="9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6" w:author="PR Preview" w:date="2026-01-01T00:00:00Z">
        <w:r>
          <w:t xml:space="preserve">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we write</w:t>
        </w:r>
      </w:ins>
      <w:ins w:id="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if both</w:t>
        </w:r>
      </w:ins>
      <w:ins w:id="1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</w:t>
        </w:r>
      </w:ins>
      <w:hyperlink w:anchor="def-big-o">
        <w:ins w:id="1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6" w:author="PR Preview" w:date="2026-01-01T00:00:00Z">
        <w:r>
          <w:t xml:space="preserve">) and</w:t>
        </w:r>
      </w:ins>
      <w:ins w:id="1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(</w:t>
        </w:r>
      </w:ins>
      <w:hyperlink w:anchor="def-big-omega">
        <w:ins w:id="11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1" w:author="PR Preview" w:date="2026-01-01T00:00:00Z">
        <w:r>
          <w:t xml:space="preserve">).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Then</w:t>
        </w:r>
      </w:ins>
      <w:ins w:id="114" w:author="PR Preview" w:date="2026-01-01T00:00:00Z">
        <w:r>
          <w:t xml:space="preserve"> </w:t>
        </w:r>
      </w:ins>
      <m:oMath>
        <m:r>
          <m:t>f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and</w:t>
        </w:r>
      </w:ins>
      <w:ins w:id="117" w:author="PR Preview" w:date="2026-01-01T00:00:00Z">
        <w:r>
          <w:t xml:space="preserve"> </w:t>
        </w:r>
      </w:ins>
      <m:oMath>
        <m:r>
          <m:t>g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grow at the same rate, up to constant factors.</w:t>
        </w:r>
      </w:ins>
    </w:p>
    <w:bookmarkEnd w:id="11"/>
    <w:bookmarkStart w:id="12" w:name="rem-big-o-equals-sign"/>
    <w:p>
      <w:pPr>
        <w:pStyle w:val="BodyText"/>
      </w:pPr>
      <w:ins w:id="120" w:author="PR Preview" w:date="2026-01-01T00:00:00Z">
        <w:r>
          <w:rPr>
            <w:i/>
            <w:iCs/>
          </w:rPr>
          <w:t xml:space="preserve">Remark 1</w:t>
        </w:r>
      </w:ins>
      <w:ins w:id="121" w:author="PR Preview" w:date="2026-01-01T00:00:00Z">
        <w:r>
          <w:t xml:space="preserve"> (The equals sign is one-way). </w:t>
        </w:r>
      </w:ins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stands for a set of functions,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says that</w:t>
        </w:r>
      </w:ins>
      <w:ins w:id="129" w:author="PR Preview" w:date="2026-01-01T00:00:00Z">
        <w:r>
          <w:t xml:space="preserve"> </w:t>
        </w:r>
      </w:ins>
      <m:oMath>
        <m:r>
          <m:t>f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belongs to it.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true, but</w:t>
        </w:r>
      </w:ins>
      <w:ins w:id="13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false,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the statement cannot be read from right to left.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Cormen et al. (2009, sec. 3.1)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reads the notation this way.</w:t>
        </w:r>
      </w:ins>
    </w:p>
    <w:bookmarkEnd w:id="12"/>
    <w:bookmarkEnd w:id="13"/>
    <w:bookmarkStart w:id="16" w:name="sec-asymptotic-examples"/>
    <w:p>
      <w:pPr>
        <w:pStyle w:val="Heading2"/>
      </w:pPr>
      <w:ins w:id="146" w:author="PR Preview" w:date="2026-01-01T00:00:00Z">
        <w:r>
          <w:t xml:space="preserve">2 Examples</w:t>
        </w:r>
      </w:ins>
    </w:p>
    <w:bookmarkStart w:id="14" w:name="exm-quadratic-big-o"/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Example 1 (A quadratic is</w:t>
        </w:r>
      </w:ins>
      <w:ins w:id="148" w:author="PR Preview" w:date="2026-01-01T00:00:00Z">
        <w:r>
          <w:rPr>
            <w:b/>
            <w:bCs/>
          </w:rP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49" w:author="PR Preview" w:date="2026-01-01T00:00:00Z">
        <w:r>
          <w:rPr>
            <w:b/>
            <w:bCs/>
          </w:rP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but not</w:t>
        </w:r>
      </w:ins>
      <w:ins w:id="151" w:author="PR Preview" w:date="2026-01-01T00:00:00Z">
        <w:r>
          <w:rPr>
            <w:b/>
            <w:bCs/>
          </w:rP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52" w:author="PR Preview" w:date="2026-01-01T00:00:00Z">
        <w:r>
          <w:rPr>
            <w:b/>
            <w:bCs/>
          </w:rPr>
          <w:t xml:space="preserve">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Let</w:t>
        </w:r>
      </w:ins>
      <w:ins w:id="1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ins w:id="156" w:author="PR Preview" w:date="2026-01-01T00:00:00Z">
        <w:r>
          <w:t xml:space="preserve">.</w:t>
        </w:r>
      </w:ins>
    </w:p>
    <w:p>
      <w:pPr>
        <w:pStyle w:val="BodyText"/>
      </w:pPr>
      <w:ins w:id="157" w:author="PR Preview" w:date="2026-01-01T00:00:00Z">
        <w:r>
          <w:t xml:space="preserve">For</w:t>
        </w:r>
      </w:ins>
      <w:ins w:id="1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5</m:t>
        </m:r>
      </m:oMath>
      <w:ins w:id="159" w:author="PR Preview" w:date="2026-01-01T00:00:00Z">
        <w:r>
          <w:t xml:space="preserve">, we have</w:t>
        </w:r>
      </w:ins>
      <w:ins w:id="160" w:author="PR Preview" w:date="2026-01-01T00:00:00Z">
        <w:r>
          <w:t xml:space="preserve"> </w:t>
        </w:r>
      </w:ins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16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2" w:author="PR Preview" w:date="2026-01-01T00:00:00Z">
        <w:r>
          <w:t xml:space="preserve">So</w:t>
        </w:r>
      </w:ins>
      <w:ins w:id="1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64" w:author="PR Preview" w:date="2026-01-01T00:00:00Z">
        <w:r>
          <w:t xml:space="preserve">, with</w:t>
        </w:r>
      </w:ins>
      <w:ins w:id="1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</w:t>
        </w:r>
      </w:ins>
      <w:ins w:id="16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</w:t>
        </w:r>
      </w:ins>
      <w:ins w:id="171" w:author="PR Preview" w:date="2026-01-01T00:00:00Z">
        <w:r>
          <w:t xml:space="preserve"> </w:t>
        </w:r>
      </w:ins>
      <w:hyperlink w:anchor="def-big-o">
        <w:ins w:id="17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3" w:author="PR Preview" w:date="2026-01-01T00:00:00Z">
        <w:r>
          <w:t xml:space="preserve">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Since</w:t>
        </w:r>
      </w:ins>
      <w:ins w:id="1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for every</w:t>
        </w:r>
      </w:ins>
      <w:ins w:id="179" w:author="PR Preview" w:date="2026-01-01T00:00:00Z">
        <w:r>
          <w:t xml:space="preserve"> </w:t>
        </w:r>
      </w:ins>
      <m:oMath>
        <m:r>
          <m:t>n</m:t>
        </m:r>
      </m:oMath>
      <w:ins w:id="180" w:author="PR Preview" w:date="2026-01-01T00:00:00Z">
        <w:r>
          <w:t xml:space="preserve">, also</w:t>
        </w:r>
      </w:ins>
      <w:ins w:id="1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w:anchor="def-big-omega">
        <w:ins w:id="18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5" w:author="PR Preview" w:date="2026-01-01T00:00:00Z">
        <w:r>
          <w:t xml:space="preserve">),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 so</w:t>
        </w:r>
      </w:ins>
      <w:ins w:id="1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(</w:t>
        </w:r>
      </w:ins>
      <w:hyperlink w:anchor="def-big-theta">
        <w:ins w:id="19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92" w:author="PR Preview" w:date="2026-01-01T00:00:00Z">
        <w:r>
          <w:t xml:space="preserve">).</w:t>
        </w:r>
      </w:ins>
    </w:p>
    <w:p>
      <w:pPr>
        <w:pStyle w:val="BodyText"/>
      </w:pPr>
      <w:ins w:id="193" w:author="PR Preview" w:date="2026-01-01T00:00:00Z">
        <w:r>
          <w:t xml:space="preserve">But</w:t>
        </w:r>
      </w:ins>
      <w:ins w:id="1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is not</w:t>
        </w:r>
      </w:ins>
      <w:ins w:id="197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If it were, there would be</w:t>
        </w:r>
      </w:ins>
      <w:ins w:id="20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with</w:t>
        </w:r>
      </w:ins>
      <w:ins w:id="207" w:author="PR Preview" w:date="2026-01-01T00:00:00Z">
        <w:r>
          <w:t xml:space="preserve"> </w:t>
        </w:r>
      </w:ins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every</w:t>
        </w:r>
      </w:ins>
      <w:ins w:id="2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Dividing both sides by</w:t>
        </w:r>
      </w:ins>
      <w:ins w:id="2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gives</w:t>
        </w:r>
      </w:ins>
      <w:ins w:id="217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for every</w:t>
        </w:r>
      </w:ins>
      <w:ins w:id="2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which fails for any</w:t>
        </w:r>
      </w:ins>
      <w:ins w:id="224" w:author="PR Preview" w:date="2026-01-01T00:00:00Z">
        <w:r>
          <w:t xml:space="preserve"> </w:t>
        </w:r>
      </w:ins>
      <m:oMath>
        <m:r>
          <m:t>n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larger than both</w:t>
        </w:r>
      </w:ins>
      <w:ins w:id="22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ins w:id="231" w:author="PR Preview" w:date="2026-01-01T00:00:00Z">
        <w:r>
          <w:t xml:space="preserve">.</w:t>
        </w:r>
      </w:ins>
    </w:p>
    <w:bookmarkEnd w:id="14"/>
    <w:bookmarkStart w:id="15" w:name="exm-inner-product-cost"/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2 (Counting the operations in an inner product)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 inner product of two vectors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38" w:author="PR Preview" w:date="2026-01-01T00:00:00Z">
        <w:r>
          <w:t xml:space="preserve">Computing it takes</w:t>
        </w:r>
      </w:ins>
      <w:ins w:id="239" w:author="PR Preview" w:date="2026-01-01T00:00:00Z">
        <w:r>
          <w:t xml:space="preserve"> </w:t>
        </w:r>
      </w:ins>
      <m:oMath>
        <m:r>
          <m:t>D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multiplications, one for each product</w:t>
        </w:r>
      </w:ins>
      <w:ins w:id="2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−</m:t>
        </m:r>
        <m:r>
          <m:t>1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additions to sum the</w:t>
        </w:r>
      </w:ins>
      <w:ins w:id="249" w:author="PR Preview" w:date="2026-01-01T00:00:00Z">
        <w:r>
          <w:t xml:space="preserve"> </w:t>
        </w:r>
      </w:ins>
      <m:oMath>
        <m:r>
          <m:t>D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products:</w:t>
        </w:r>
      </w:ins>
      <w:ins w:id="252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arithmetic operations in all.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Since</w:t>
        </w:r>
      </w:ins>
      <w:ins w:id="257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for every</w:t>
        </w:r>
      </w:ins>
      <w:ins w:id="26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 cost is</w:t>
        </w:r>
      </w:ins>
      <w:ins w:id="264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ins w:id="265" w:author="PR Preview" w:date="2026-01-01T00:00:00Z">
        <w:r>
          <w:t xml:space="preserve">, with</w:t>
        </w:r>
      </w:ins>
      <w:ins w:id="266" w:author="PR Preview" w:date="2026-01-01T00:00:00Z">
        <w:r>
          <w:t xml:space="preserve"> </w:t>
        </w:r>
      </w:ins>
      <m:oMath>
        <m:r>
          <m:t>D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 the role of</w:t>
        </w:r>
      </w:ins>
      <w:ins w:id="269" w:author="PR Preview" w:date="2026-01-01T00:00:00Z">
        <w:r>
          <w:t xml:space="preserve"> </w:t>
        </w:r>
      </w:ins>
      <m:oMath>
        <m:r>
          <m:t>n</m:t>
        </m:r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in</w:t>
        </w:r>
      </w:ins>
      <w:ins w:id="277" w:author="PR Preview" w:date="2026-01-01T00:00:00Z">
        <w:r>
          <w:t xml:space="preserve"> </w:t>
        </w:r>
      </w:ins>
      <w:hyperlink w:anchor="def-big-o">
        <w:ins w:id="27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Since</w:t>
        </w:r>
      </w:ins>
      <w:ins w:id="282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for every</w:t>
        </w:r>
      </w:ins>
      <w:ins w:id="28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86" w:author="PR Preview" w:date="2026-01-01T00:00:00Z">
        <w:r>
          <w:t xml:space="preserve">, it is also</w:t>
        </w:r>
      </w:ins>
      <w:ins w:id="28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(</w:t>
        </w:r>
      </w:ins>
      <w:hyperlink w:anchor="def-big-omega">
        <w:ins w:id="29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91" w:author="PR Preview" w:date="2026-01-01T00:00:00Z">
        <w:r>
          <w:t xml:space="preserve">),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so it is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(</w:t>
        </w:r>
      </w:ins>
      <w:hyperlink w:anchor="def-big-theta">
        <w:ins w:id="2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98" w:author="PR Preview" w:date="2026-01-01T00:00:00Z">
        <w:r>
          <w:t xml:space="preserve">).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When a machine learning text says an inner product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“costs</w:t>
        </w:r>
      </w:ins>
      <w:ins w:id="303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ins w:id="304" w:author="PR Preview" w:date="2026-01-01T00:00:00Z">
        <w:r>
          <w:t xml:space="preserve">”</w:t>
        </w:r>
      </w:ins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it means this count of operations, up to a constant factor.</w:t>
        </w:r>
      </w:ins>
    </w:p>
    <w:bookmarkEnd w:id="15"/>
    <w:bookmarkEnd w:id="16"/>
    <w:bookmarkStart w:id="21" w:name="references"/>
    <w:p>
      <w:pPr>
        <w:pStyle w:val="Heading2"/>
      </w:pPr>
      <w:ins w:id="308" w:author="PR Preview" w:date="2026-01-01T00:00:00Z">
        <w:r>
          <w:t xml:space="preserve">References</w:t>
        </w:r>
      </w:ins>
    </w:p>
    <w:bookmarkStart w:id="20" w:name="refs"/>
    <w:bookmarkStart w:id="18" w:name="ref-arora2009computational"/>
    <w:p>
      <w:pPr>
        <w:pStyle w:val="Bibliography"/>
      </w:pPr>
      <w:ins w:id="309" w:author="PR Preview" w:date="2026-01-01T00:00:00Z">
        <w:r>
          <w:t xml:space="preserve">Arora, Sanjeev, and Boaz Barak. 2009.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rPr>
            <w:i/>
            <w:iCs/>
          </w:rPr>
          <w:t xml:space="preserve">Computational Complexity: A Modern Approach</w:t>
        </w:r>
      </w:ins>
      <w:ins w:id="312" w:author="PR Preview" w:date="2026-01-01T00:00:00Z">
        <w:r>
          <w:t xml:space="preserve">. Cambridge University Press.</w:t>
        </w:r>
      </w:ins>
      <w:ins w:id="313" w:author="PR Preview" w:date="2026-01-01T00:00:00Z">
        <w:r>
          <w:t xml:space="preserve"> </w:t>
        </w:r>
      </w:ins>
      <w:hyperlink r:id="rId17">
        <w:ins w:id="314" w:author="PR Preview" w:date="2026-01-01T00:00:00Z">
          <w:r>
            <w:rPr>
              <w:rStyle w:val="Hyperlink"/>
            </w:rPr>
            <w:t xml:space="preserve">https://doi.org/10.1017/CBO9780511804090</w:t>
          </w:r>
        </w:ins>
      </w:hyperlink>
      <w:ins w:id="315" w:author="PR Preview" w:date="2026-01-01T00:00:00Z">
        <w:r>
          <w:t xml:space="preserve">.</w:t>
        </w:r>
      </w:ins>
    </w:p>
    <w:bookmarkEnd w:id="18"/>
    <w:bookmarkStart w:id="19" w:name="ref-cormen2009introduction"/>
    <w:p>
      <w:pPr>
        <w:pStyle w:val="Bibliography"/>
      </w:pPr>
      <w:ins w:id="316" w:author="PR Preview" w:date="2026-01-01T00:00:00Z">
        <w:r>
          <w:t xml:space="preserve">Cormen, Thomas H., Charles E. Leiserson, Ronald L. Rivest, and Clifford Stein. 2009.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i/>
            <w:iCs/>
          </w:rPr>
          <w:t xml:space="preserve">Introduction to Algorithms</w:t>
        </w:r>
      </w:ins>
      <w:ins w:id="319" w:author="PR Preview" w:date="2026-01-01T00:00:00Z">
        <w:r>
          <w:t xml:space="preserve">. 3rd ed. MIT Press.</w:t>
        </w:r>
      </w:ins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2026-10-12T09:26:01Z</dcterms:created>
  <dcterms:modified xsi:type="dcterms:W3CDTF">2026-10-12T09:26:01Z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