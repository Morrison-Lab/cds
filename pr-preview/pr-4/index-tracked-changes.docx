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2026-10-12 01:05:40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02:21:45 (PDT)</w:t>
        </w:r>
      </w:ins>
    </w:p>
    <w:bookmarkStart w:id="11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del w:id="3" w:author="PR Preview" w:date="2026-01-01T00:00:00Z">
        <w:r>
          <w:delText xml:space="preserve">These notes collect the computational complexity that data science courses use.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They are new, and the topic pages are still to be written.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planned topics are:</w:delText>
        </w:r>
      </w:del>
    </w:p>
    <w:p>
      <w:pPr>
        <w:pStyle w:val="BodyText"/>
      </w:pPr>
      <w:ins w:id="8" w:author="PR Preview" w:date="2026-01-01T00:00:00Z">
        <w:r>
          <w:t xml:space="preserve">These notes collect the computational complexity that data science courses use.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They are new.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The pages written so far are:</w:t>
        </w:r>
      </w:ins>
    </w:p>
    <w:p>
      <w:pPr>
        <w:pStyle w:val="Compact"/>
        <w:numPr>
          <w:ilvl w:val="0"/>
          <w:numId w:val="1001"/>
        </w:numPr>
      </w:pPr>
      <w:hyperlink r:id="rId9">
        <w:ins w:id="13" w:author="PR Preview" w:date="2026-01-01T00:00:00Z">
          <w:r>
            <w:rPr>
              <w:rStyle w:val="Hyperlink"/>
            </w:rPr>
            <w:t xml:space="preserve">Asymptotic notation</w:t>
          </w:r>
        </w:ins>
      </w:hyperlink>
      <w:ins w:id="14" w:author="PR Preview" w:date="2026-01-01T00:00:00Z">
        <w:r>
          <w:t xml:space="preserve">: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big-O, big-Omega and big-Theta, and what it means for a computation to cost</w:t>
        </w:r>
      </w:ins>
      <w:ins w:id="17" w:author="PR Preview" w:date="2026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FirstParagraph"/>
      </w:pPr>
      <w:ins w:id="18" w:author="PR Preview" w:date="2026-01-01T00:00:00Z">
        <w:r>
          <w:t xml:space="preserve">The planned topics still to come are:</w:t>
        </w:r>
      </w:ins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time and space complexity, and the classes P and NP</w:t>
      </w:r>
    </w:p>
    <w:p>
      <w:pPr>
        <w:pStyle w:val="Compact"/>
        <w:numPr>
          <w:ilvl w:val="0"/>
          <w:numId w:val="1002"/>
        </w:numPr>
      </w:pPr>
      <w:r>
        <w:t xml:space="preserve">reductions and NP-completeness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1"/>
    <w:bookmarkStart w:id="16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6"/>
    <w:bookmarkStart w:id="17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4" Type="http://schemas.openxmlformats.org/officeDocument/2006/relationships/hyperlink" Target="http://infolab.stanford.edu/~ullman/ialc.html" TargetMode="External"/><Relationship Id="rId10" Type="http://schemas.openxmlformats.org/officeDocument/2006/relationships/hyperlink" Target="https://morrison-lab.github.io/ids/" TargetMode="External"/><Relationship Id="rId15" Type="http://schemas.openxmlformats.org/officeDocument/2006/relationships/hyperlink" Target="https://theory.stanford.edu/~liyang/teaching/complexity.html" TargetMode="External"/><Relationship Id="rId12" Type="http://schemas.openxmlformats.org/officeDocument/2006/relationships/hyperlink" Target="https://theory.stanford.edu/~liyang/teaching/computability.html" TargetMode="External"/><Relationship Id="rId13" Type="http://schemas.openxmlformats.org/officeDocument/2006/relationships/hyperlink" Target="https://theory.stanford.edu/~rajeev/cs154.html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4" Type="http://schemas.openxmlformats.org/officeDocument/2006/relationships/hyperlink" Target="http://infolab.stanford.edu/~ullman/ialc.html" TargetMode="External"/><Relationship Id="rId10" Type="http://schemas.openxmlformats.org/officeDocument/2006/relationships/hyperlink" Target="https://morrison-lab.github.io/ids/" TargetMode="External"/><Relationship Id="rId15" Type="http://schemas.openxmlformats.org/officeDocument/2006/relationships/hyperlink" Target="https://theory.stanford.edu/~liyang/teaching/complexity.html" TargetMode="External"/><Relationship Id="rId12" Type="http://schemas.openxmlformats.org/officeDocument/2006/relationships/hyperlink" Target="https://theory.stanford.edu/~liyang/teaching/computability.html" TargetMode="External"/><Relationship Id="rId13" Type="http://schemas.openxmlformats.org/officeDocument/2006/relationships/hyperlink" Target="https://theory.stanford.edu/~rajeev/cs15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2026-10-12T09:26:20Z</dcterms:created>
  <dcterms:modified xsi:type="dcterms:W3CDTF">2026-10-12T09:26:20Z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02:21:45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