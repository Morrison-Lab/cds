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Asymptotic notation</w:t>
      </w:r>
    </w:p>
    <w:p>
      <w:pPr>
        <w:pStyle w:val="Date"/>
      </w:pPr>
      <w:del w:id="1" w:author="PR Preview" w:date="2026-01-01T00:00:00Z">
        <w:r>
          <w:delText xml:space="preserve">Last modified: 2026-10-19 09:39:58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09:56:17 (PDT)</w:t>
        </w:r>
      </w:ins>
    </w:p>
    <w:p>
      <w:pPr>
        <w:pStyle w:val="FirstParagraph"/>
      </w:pPr>
      <w:r>
        <w:t xml:space="preserve">The cost of an algorithm depends on the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its input.</w:t>
      </w:r>
      <w:r>
        <w:t xml:space="preserve"> </w:t>
      </w:r>
      <w:r>
        <w:t xml:space="preserve">Asymptotic notation compares how two costs grow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ignoring constant factors and small inputs.</w:t>
      </w:r>
    </w:p>
    <w:bookmarkStart w:id="13" w:name="sec-asymptotic-bounds"/>
    <w:p>
      <w:pPr>
        <w:pStyle w:val="Heading2"/>
      </w:pPr>
      <w:r>
        <w:t xml:space="preserve">1 Upper, lower and tight bounds</w:t>
      </w:r>
    </w:p>
    <w:bookmarkStart w:id="9" w:name="def-big-o"/>
    <w:p>
      <w:pPr>
        <w:pStyle w:val="FirstParagraph"/>
      </w:pPr>
      <w:r>
        <w:rPr>
          <w:b/>
          <w:bCs/>
        </w:rPr>
        <w:t xml:space="preserve">Definition 1 (Big-O notation)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functions from the positive integers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there are a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grows no faster than a constant multiple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 enough.</w:t>
      </w:r>
      <w:r>
        <w:t xml:space="preserve"> </w:t>
      </w:r>
      <w:r>
        <w:t xml:space="preserve">This is the definition of</w:t>
      </w:r>
      <w:r>
        <w:t xml:space="preserve"> </w:t>
      </w:r>
      <w:r>
        <w:t xml:space="preserve">Arora and Barak (2009, sec. 0.3)</w:t>
      </w:r>
      <w:r>
        <w:t xml:space="preserve">.</w:t>
      </w:r>
    </w:p>
    <w:bookmarkEnd w:id="9"/>
    <w:bookmarkStart w:id="10" w:name="def-big-omega"/>
    <w:p>
      <w:pPr>
        <w:pStyle w:val="BodyText"/>
      </w:pPr>
      <w:r>
        <w:rPr>
          <w:b/>
          <w:bCs/>
        </w:rPr>
        <w:t xml:space="preserve">Definition 2 (Big-Omega notation)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as 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there are a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 this holds 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c</m:t>
        </m:r>
      </m:oMath>
      <w:r>
        <w:t xml:space="preserve">.</w:t>
      </w:r>
    </w:p>
    <w:bookmarkEnd w:id="10"/>
    <w:bookmarkStart w:id="11" w:name="def-big-theta"/>
    <w:p>
      <w:pPr>
        <w:pStyle w:val="BodyText"/>
      </w:pPr>
      <w:r>
        <w:rPr>
          <w:b/>
          <w:bCs/>
        </w:rPr>
        <w:t xml:space="preserve">Definition 3 (Big-Theta notation)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as 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both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grow at the same rate, up to constant factors.</w:t>
      </w:r>
    </w:p>
    <w:bookmarkEnd w:id="11"/>
    <w:bookmarkStart w:id="12" w:name="rem-big-o-equals-sign"/>
    <w:p>
      <w:pPr>
        <w:pStyle w:val="BodyText"/>
      </w:pPr>
      <w:r>
        <w:rPr>
          <w:i/>
          <w:iCs/>
        </w:rPr>
        <w:t xml:space="preserve">Remark 1</w:t>
      </w:r>
      <w:r>
        <w:t xml:space="preserve"> (The equals sign is one-way). </w:t>
      </w:r>
      <m:oMath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stands for a set of functions,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true, but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 statement cannot be read from right to left.</w:t>
      </w:r>
      <w:r>
        <w:t xml:space="preserve"> </w:t>
      </w:r>
      <w:r>
        <w:t xml:space="preserve">Cormen et al. (2009, sec. 3.1)</w:t>
      </w:r>
      <w:r>
        <w:t xml:space="preserve"> </w:t>
      </w:r>
      <w:r>
        <w:t xml:space="preserve">reads the notation this way.</w:t>
      </w:r>
    </w:p>
    <w:bookmarkEnd w:id="12"/>
    <w:bookmarkEnd w:id="13"/>
    <w:bookmarkStart w:id="16" w:name="sec-asymptotic-examples"/>
    <w:p>
      <w:pPr>
        <w:pStyle w:val="Heading2"/>
      </w:pPr>
      <w:r>
        <w:t xml:space="preserve">2 Examples</w:t>
      </w:r>
    </w:p>
    <w:bookmarkStart w:id="14" w:name="exm-quadratic-big-o"/>
    <w:p>
      <w:pPr>
        <w:pStyle w:val="FirstParagraph"/>
      </w:pPr>
      <w:r>
        <w:rPr>
          <w:b/>
          <w:bCs/>
        </w:rPr>
        <w:t xml:space="preserve">Example 1 (A quadratic is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but not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 we have</w:t>
      </w:r>
      <w:r>
        <w:t xml:space="preserve"> </w:t>
      </w:r>
      <m:oMath>
        <m:r>
          <m:t>5</m:t>
        </m:r>
        <m:r>
          <m:t>n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,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 it were, there would be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  <m:r>
          <m:rPr>
            <m:sty m:val="p"/>
          </m:rPr>
          <m:t>≤</m:t>
        </m:r>
        <m:r>
          <m:t>c</m:t>
        </m:r>
        <m:r>
          <m:t> </m:t>
        </m:r>
        <m:r>
          <m:t>n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fails for any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 both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4"/>
    <w:bookmarkStart w:id="15" w:name="exm-inner-product-cost"/>
    <w:p>
      <w:pPr>
        <w:pStyle w:val="BodyText"/>
      </w:pPr>
      <w:r>
        <w:rPr>
          <w:b/>
          <w:bCs/>
        </w:rPr>
        <w:t xml:space="preserve">Example 2 (Counting the operations in an inner product)</w:t>
      </w:r>
      <w:r>
        <w:t xml:space="preserve"> </w:t>
      </w:r>
      <w:r>
        <w:t xml:space="preserve">The inner product of 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sSub>
            <m:e>
              <m:r>
                <m:t>z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D</m:t>
              </m:r>
            </m:sub>
          </m:sSub>
          <m:sSub>
            <m:e>
              <m:r>
                <m:t>z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Computing it takes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multiplications, one for each product</w:t>
      </w:r>
      <w:r>
        <w:t xml:space="preserve"> </w:t>
      </w:r>
      <m:oMath>
        <m:sSub>
          <m:e>
            <m:r>
              <m:t>x</m:t>
            </m:r>
          </m:e>
          <m:sub>
            <m:r>
              <m:t>d</m:t>
            </m:r>
          </m:sub>
        </m:sSub>
        <m:sSub>
          <m:e>
            <m:r>
              <m:t>z</m:t>
            </m:r>
          </m:e>
          <m:sub>
            <m:r>
              <m:t>d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additions to sum the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products: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arithmetic operations in all.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2</m:t>
        </m:r>
        <m:r>
          <m:t>D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 cost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 the role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D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it is also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When a machine learning text says an inner product</w:t>
      </w:r>
      <w:r>
        <w:t xml:space="preserve"> </w:t>
      </w:r>
      <w:r>
        <w:t xml:space="preserve">“costs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it means this count of operations, up to a constant factor.</w:t>
      </w:r>
    </w:p>
    <w:bookmarkEnd w:id="15"/>
    <w:bookmarkEnd w:id="16"/>
    <w:bookmarkStart w:id="21" w:name="references"/>
    <w:p>
      <w:pPr>
        <w:pStyle w:val="Heading2"/>
      </w:pPr>
      <w:r>
        <w:t xml:space="preserve">References</w:t>
      </w:r>
    </w:p>
    <w:bookmarkStart w:id="20" w:name="refs"/>
    <w:bookmarkStart w:id="18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17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18"/>
    <w:bookmarkStart w:id="19" w:name="ref-cormen2009introduction"/>
    <w:p>
      <w:pPr>
        <w:pStyle w:val="Bibliography"/>
      </w:pPr>
      <w:r>
        <w:t xml:space="preserve">Cormen, Thomas H., Charles E. Leiserson, Ronald L. Rivest, and Clifford Stein. 2009.</w:t>
      </w:r>
      <w:r>
        <w:t xml:space="preserve"> </w:t>
      </w:r>
      <w:r>
        <w:rPr>
          <w:i/>
          <w:iCs/>
        </w:rPr>
        <w:t xml:space="preserve">Introduction to Algorithms</w:t>
      </w:r>
      <w:r>
        <w:t xml:space="preserve">. 3rd ed. MIT Press.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https://doi.org/10.1017/CBO9780511804090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https://doi.org/10.1017/CBO97805118040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Asymptotic notation</dc:title>
  <dc:creator/>
  <cp:keywords/>
  <dcterms:created xsi:type="dcterms:W3CDTF">2026-10-19T17:00:34Z</dcterms:created>
  <dcterms:modified xsi:type="dcterms:W3CDTF">2026-10-19T17:00:34Z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09:56:17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