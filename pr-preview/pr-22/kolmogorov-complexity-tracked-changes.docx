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Kolmogorov complexity</w:t>
      </w:r>
    </w:p>
    <w:p>
      <w:pPr>
        <w:pStyle w:val="Date"/>
      </w:pPr>
      <w:del w:id="1" w:author="PR Preview" w:date="2026-01-01T00:00:00Z">
        <w:r>
          <w:delText xml:space="preserve">Last modified: 2026-10-24 21:55:03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21:41:37 (PDT)</w:t>
        </w:r>
      </w:ins>
    </w:p>
    <w:p>
      <w:pPr>
        <w:pStyle w:val="FirstParagraph"/>
      </w:pPr>
      <w:r>
        <w:t xml:space="preserve">Shannon entropy measures the information in a random source:</w:t>
      </w:r>
      <w:r>
        <w:t xml:space="preserve"> </w:t>
      </w:r>
      <w:r>
        <w:t xml:space="preserve">how many binary digits, on average, its outcomes need.</w:t>
      </w:r>
      <w:r>
        <w:t xml:space="preserve"> </w:t>
      </w:r>
      <w:r>
        <w:t xml:space="preserve">Kolmogorov complexity measures the information in one string:</w:t>
      </w:r>
      <w:r>
        <w:t xml:space="preserve"> </w:t>
      </w:r>
      <w:r>
        <w:t xml:space="preserve">the length of the shortest program that prints it.</w:t>
      </w:r>
      <w:r>
        <w:t xml:space="preserve"> </w:t>
      </w:r>
      <w:r>
        <w:t xml:space="preserve">This page defines Kolmogorov complexity,</w:t>
      </w:r>
      <w:r>
        <w:t xml:space="preserve"> </w:t>
      </w:r>
      <w:r>
        <w:t xml:space="preserve">shows that most strings cannot be compressed and that no program computes it,</w:t>
      </w:r>
      <w:r>
        <w:t xml:space="preserve"> </w:t>
      </w:r>
      <w:r>
        <w:t xml:space="preserve">and shows that its expected value per symbol approaches the entropy.</w:t>
      </w:r>
      <w:r>
        <w:t xml:space="preserve"> </w:t>
      </w:r>
      <w:r>
        <w:t xml:space="preserve">It builds on the</w:t>
      </w:r>
      <w:r>
        <w:t xml:space="preserve"> </w:t>
      </w:r>
      <w:hyperlink r:id="rId9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Information Theory for Data Science</w:t>
      </w:r>
      <w:r>
        <w:t xml:space="preserve">.</w:t>
      </w:r>
    </w:p>
    <w:bookmarkStart w:id="17" w:name="sec-kolmogorov-definition"/>
    <w:p>
      <w:pPr>
        <w:pStyle w:val="Heading2"/>
      </w:pPr>
      <w:r>
        <w:t xml:space="preserve">1 Shortest descriptions</w:t>
      </w:r>
    </w:p>
    <w:bookmarkStart w:id="11" w:name="def-kolmogorov-complexity"/>
    <w:p>
      <w:pPr>
        <w:pStyle w:val="FirstParagraph"/>
      </w:pPr>
      <w:r>
        <w:rPr>
          <w:b/>
          <w:bCs/>
        </w:rPr>
        <w:t xml:space="preserve">Definition 1 (Kolmogorov complexity)</w:t>
      </w:r>
      <w:r>
        <w:t xml:space="preserve"> </w:t>
      </w:r>
      <w:r>
        <w:t xml:space="preserve">Fix a universal computer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a Turing machine, or an interpreter for a programming language,</w:t>
      </w:r>
      <w:r>
        <w:t xml:space="preserve"> </w:t>
      </w:r>
      <w:r>
        <w:t xml:space="preserve">that reads a program</w:t>
      </w:r>
      <w:r>
        <w:t xml:space="preserve"> </w:t>
      </w:r>
      <m:oMath>
        <m:r>
          <m:t>p</m:t>
        </m:r>
      </m:oMath>
      <w:r>
        <w:t xml:space="preserve">, a finite string of binary digits,</w:t>
      </w:r>
      <w:r>
        <w:t xml:space="preserve"> </w:t>
      </w:r>
      <w:r>
        <w:t xml:space="preserve">and either runs forever or halts and outputs a binary string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Assume 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another,</w:t>
      </w:r>
      <w:r>
        <w:t xml:space="preserve"> </w:t>
      </w:r>
      <w:r>
        <w:t xml:space="preserve">as happens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reads its program one digit at a time</w:t>
      </w:r>
      <w:r>
        <w:t xml:space="preserve"> </w:t>
      </w:r>
      <w:r>
        <w:t xml:space="preserve">and must itself decide where the program ends.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length of a shortest program that outputs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is the number of digits in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Cover and Thomas (2006, sec. 14.2)</w:t>
      </w:r>
      <w:r>
        <w:t xml:space="preserve">.</w:t>
      </w:r>
    </w:p>
    <w:bookmarkEnd w:id="11"/>
    <w:bookmarkStart w:id="12" w:name="def-conditional-kolmogorov-complexity"/>
    <w:p>
      <w:pPr>
        <w:pStyle w:val="BodyText"/>
      </w:pPr>
      <w:r>
        <w:rPr>
          <w:b/>
          <w:bCs/>
        </w:rPr>
        <w:t xml:space="preserve">Definition 2 (Conditional Kolmogorov complexity)</w:t>
      </w:r>
      <w:r>
        <w:t xml:space="preserve"> </w:t>
      </w:r>
      <w:r>
        <w:t xml:space="preserve">Let the universal computer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def-kolmogorov-complexity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also receive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 an input,</w:t>
      </w:r>
      <w:r>
        <w:t xml:space="preserve"> </w:t>
      </w:r>
      <w:r>
        <w:t xml:space="preserve">so that it outputs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it halts on program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Assume that, for each fixed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Cover and Thomas (2006, sec. 14.2)</w:t>
      </w:r>
      <w:r>
        <w:t xml:space="preserve"> </w:t>
      </w:r>
      <w:r>
        <w:t xml:space="preserve">define it the same way.</w:t>
      </w:r>
    </w:p>
    <w:bookmarkEnd w:id="12"/>
    <w:bookmarkStart w:id="13" w:name="thm-kolmogorov-invariance"/>
    <w:p>
      <w:pPr>
        <w:pStyle w:val="BodyText"/>
      </w:pPr>
      <w:r>
        <w:rPr>
          <w:b/>
          <w:bCs/>
        </w:rPr>
        <w:t xml:space="preserve">Theorem 1 (The choice of computer changes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at most a constant)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kolmogorov-complexity">
        <w:r>
          <w:rPr>
            <w:rStyle w:val="Hyperlink"/>
          </w:rPr>
          <w:t xml:space="preserve">Kolmogorov complexities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kolmogorov-complexity">
        <w:r>
          <w:rPr>
            <w:rStyle w:val="Hyperlink"/>
          </w:rPr>
          <w:t xml:space="preserve">conditional Kolmogorov complexities</w:t>
        </w:r>
      </w:hyperlink>
      <w:r>
        <w:t xml:space="preserve"> </w:t>
      </w:r>
      <w:r>
        <w:t xml:space="preserve">defined with universal computers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which depends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for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universal, some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simulate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 a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outputs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outputs 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shortest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also passes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gives the conditional bound in the same way.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give this argument in full.</w:t>
      </w:r>
    </w:p>
    <w:bookmarkStart w:id="14" w:name="rem-kolmogorov-fixed-computer"/>
    <w:p>
      <w:pPr>
        <w:pStyle w:val="BodyText"/>
      </w:pPr>
      <w:r>
        <w:rPr>
          <w:i/>
          <w:iCs/>
        </w:rPr>
        <w:t xml:space="preserve">Remark 1</w:t>
      </w:r>
      <w:r>
        <w:t xml:space="preserve"> (Why the choice of computer hardly matters). </w:t>
      </w:r>
      <w:r>
        <w:t xml:space="preserve">Applying</w:t>
      </w:r>
      <w:r>
        <w:t xml:space="preserve"> </w:t>
      </w:r>
      <w:hyperlink w:anchor="thm-kolmogorov-invarianc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 the roles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swapped</w:t>
      </w:r>
      <w:r>
        <w:t xml:space="preserve"> </w:t>
      </w:r>
      <w:r>
        <w:t xml:space="preserve">gives a constant</w:t>
      </w:r>
      <w: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in the same way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 can be large, so the complexity of one short string means little,</w:t>
      </w:r>
      <w:r>
        <w:t xml:space="preserve"> </w:t>
      </w:r>
      <w:r>
        <w:t xml:space="preserve">but statements about how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grows with the length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 not depend on the computer.</w:t>
      </w:r>
      <w:r>
        <w:t xml:space="preserve"> </w:t>
      </w:r>
      <w:r>
        <w:t xml:space="preserve">From here on,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fixed and dropped from the notation.</w:t>
      </w:r>
    </w:p>
    <w:bookmarkEnd w:id="14"/>
    <w:bookmarkStart w:id="15" w:name="thm-kolmogorov-upper-bound"/>
    <w:p>
      <w:pPr>
        <w:pStyle w:val="BodyText"/>
      </w:pPr>
      <w:r>
        <w:rPr>
          <w:b/>
          <w:bCs/>
        </w:rPr>
        <w:t xml:space="preserve">Theorem 2 (A string is never much more complex than its length)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and,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first bound, the program</w:t>
      </w:r>
      <w:r>
        <w:t xml:space="preserve"> </w:t>
      </w:r>
      <w:r>
        <w:t xml:space="preserve">“print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digits”</w:t>
      </w:r>
      <w:r>
        <w:t xml:space="preserve"> </w:t>
      </w:r>
      <w:r>
        <w:t xml:space="preserve">followed by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given</w:t>
      </w:r>
      <w:r>
        <w:t xml:space="preserve"> </w:t>
      </w:r>
      <m:oMath>
        <m:r>
          <m:t>n</m:t>
        </m:r>
      </m:oMath>
      <w:r>
        <w:t xml:space="preserve">, the program needs no marker to show where it ends,</w:t>
      </w:r>
      <w:r>
        <w:t xml:space="preserve"> </w:t>
      </w:r>
      <w:r>
        <w:t xml:space="preserve">and its fixed part has some length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the second bound, the program must also describe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a way that shows where the description ends.</w:t>
      </w:r>
      <w:r>
        <w:t xml:space="preserve"> </w:t>
      </w:r>
      <w:r>
        <w:t xml:space="preserve">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binary, which takes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repeat each digit twice, and end with the pair</w:t>
      </w:r>
      <w:r>
        <w:t xml:space="preserve"> </w:t>
      </w:r>
      <m:oMath>
        <m:r>
          <m:t>01</m:t>
        </m:r>
      </m:oMath>
      <w:r>
        <w:t xml:space="preserve">.</w:t>
      </w:r>
      <w:r>
        <w:t xml:space="preserve"> </w:t>
      </w:r>
      <w:r>
        <w:t xml:space="preserve">This takes</w:t>
      </w:r>
      <w:r>
        <w:t xml:space="preserve"> </w:t>
      </w:r>
      <m:oMath>
        <m:r>
          <m:t>2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A program that reads this description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then prints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has length at most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prove both bounds.</w:t>
      </w:r>
    </w:p>
    <w:bookmarkStart w:id="16" w:name="exm-kolmogorov-simple-strings"/>
    <w:p>
      <w:pPr>
        <w:pStyle w:val="BodyText"/>
      </w:pPr>
      <w:r>
        <w:rPr>
          <w:b/>
          <w:bCs/>
        </w:rPr>
        <w:t xml:space="preserve">Example 1 (Simple strings)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Without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given, the program must also describe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for even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01</m:t>
        </m:r>
      </m:oMath>
      <w:r>
        <w:t xml:space="preserve"> </w:t>
      </w:r>
      <w:r>
        <w:t xml:space="preserve">until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are printed”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Half its digits are ones, as expected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binary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:</w:t>
      </w:r>
      <w:r>
        <w:t xml:space="preserve"> </w:t>
      </w:r>
      <w:r>
        <w:t xml:space="preserve">a fixed program computes as many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asked.</w:t>
      </w:r>
      <w:r>
        <w:t xml:space="preserve"> </w:t>
      </w:r>
      <w:r>
        <w:t xml:space="preserve">The digits show no obvious pattern,</w:t>
      </w:r>
      <w:r>
        <w:t xml:space="preserve"> </w:t>
      </w:r>
      <w:r>
        <w:t xml:space="preserve">yet they are as compressible as a string of zeros.</w:t>
      </w:r>
    </w:p>
    <w:bookmarkEnd w:id="16"/>
    <w:bookmarkEnd w:id="17"/>
    <w:bookmarkStart w:id="20" w:name="sec-incompressible-strings"/>
    <w:p>
      <w:pPr>
        <w:pStyle w:val="Heading2"/>
      </w:pPr>
      <w:r>
        <w:t xml:space="preserve">2 Incompressible strings</w:t>
      </w:r>
    </w:p>
    <w:bookmarkStart w:id="18" w:name="thm-incompressible-strings"/>
    <w:p>
      <w:pPr>
        <w:pStyle w:val="FirstParagraph"/>
      </w:pPr>
      <w:r>
        <w:rPr>
          <w:b/>
          <w:bCs/>
        </w:rPr>
        <w:t xml:space="preserve">Theorem 3 (Most strings are incompressible)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In particular, at least one string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j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so the number of programs of length less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is empty, and equal to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Given</w:t>
      </w:r>
      <w:r>
        <w:t xml:space="preserve"> </w:t>
      </w:r>
      <m:oMath>
        <m:r>
          <m:t>n</m:t>
        </m:r>
      </m:oMath>
      <w:r>
        <w:t xml:space="preserve">, each program outputs at most one string,</w:t>
      </w:r>
      <w:r>
        <w:t xml:space="preserve"> </w:t>
      </w:r>
      <w:r>
        <w:t xml:space="preserve">so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a program shorter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</m:oMath>
      <w:r>
        <w:t xml:space="preserve">, which leaves at least one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Start w:id="19" w:name="rem-incompressible-random"/>
    <w:p>
      <w:pPr>
        <w:pStyle w:val="BodyText"/>
      </w:pPr>
      <w:r>
        <w:rPr>
          <w:i/>
          <w:iCs/>
        </w:rPr>
        <w:t xml:space="preserve">Remark 2</w:t>
      </w:r>
      <w:r>
        <w:t xml:space="preserve"> (Incompressible strings look random). </w:t>
      </w:r>
      <w:r>
        <w:t xml:space="preserve">By</w:t>
      </w:r>
      <w:r>
        <w:t xml:space="preserve"> </w:t>
      </w:r>
      <w:hyperlink w:anchor="thm-incompressible-strings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drawn uniformly from the strings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for example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So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 can be compressed by more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with probability less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 string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 no description shorter than itself.</w:t>
      </w:r>
      <w:r>
        <w:t xml:space="preserve"> </w:t>
      </w:r>
      <w:r>
        <w:t xml:space="preserve">Li and Vitányi (2019, chap. 2)</w:t>
      </w:r>
      <w:r>
        <w:t xml:space="preserve"> </w:t>
      </w:r>
      <w:r>
        <w:t xml:space="preserve">call a string random</w:t>
      </w:r>
      <w:r>
        <w:t xml:space="preserve"> </w:t>
      </w:r>
      <w:r>
        <w:t xml:space="preserve">when it is incompressible in this sense,</w:t>
      </w:r>
      <w:r>
        <w:t xml:space="preserve"> </w:t>
      </w:r>
      <w:r>
        <w:t xml:space="preserve">for a variant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programs need not be prefix-free.</w:t>
      </w:r>
      <w:r>
        <w:t xml:space="preserve"> </w:t>
      </w:r>
      <w:r>
        <w:t xml:space="preserve">A proof can pick an incompressible string and show that some property must hold for it,</w:t>
      </w:r>
      <w:r>
        <w:t xml:space="preserve"> </w:t>
      </w:r>
      <w:r>
        <w:t xml:space="preserve">or else the string would have a short description.</w:t>
      </w:r>
      <w:r>
        <w:t xml:space="preserve"> </w:t>
      </w:r>
      <w:r>
        <w:t xml:space="preserve">Li and Vitányi (2019, chap. 6)</w:t>
      </w:r>
      <w:r>
        <w:t xml:space="preserve"> </w:t>
      </w:r>
      <w:r>
        <w:t xml:space="preserve">call this the</w:t>
      </w:r>
      <w:r>
        <w:t xml:space="preserve"> </w:t>
      </w:r>
      <w:r>
        <w:rPr>
          <w:i/>
          <w:iCs/>
        </w:rPr>
        <w:t xml:space="preserve">incompressibility method</w:t>
      </w:r>
      <w:r>
        <w:t xml:space="preserve">.</w:t>
      </w:r>
    </w:p>
    <w:bookmarkEnd w:id="19"/>
    <w:bookmarkEnd w:id="20"/>
    <w:bookmarkStart w:id="22" w:name="sec-kolmogorov-uncomputable"/>
    <w:p>
      <w:pPr>
        <w:pStyle w:val="Heading2"/>
      </w:pPr>
      <w:r>
        <w:t xml:space="preserve">3 Kolmogorov complexity is uncomputable</w:t>
      </w:r>
    </w:p>
    <w:bookmarkStart w:id="21" w:name="thm-kolmogorov-uncomputable"/>
    <w:p>
      <w:pPr>
        <w:pStyle w:val="FirstParagraph"/>
      </w:pPr>
      <w:r>
        <w:rPr>
          <w:b/>
          <w:bCs/>
        </w:rPr>
        <w:t xml:space="preserve">Theorem 4 (Kolmogorov complexity cannot be computed)</w:t>
      </w:r>
      <w:r>
        <w:t xml:space="preserve"> </w:t>
      </w:r>
      <w:r>
        <w:t xml:space="preserve">No program takes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input 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a program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halts on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consider 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that does the following:</w:t>
      </w:r>
      <w:r>
        <w:t xml:space="preserve"> </w:t>
      </w:r>
      <w:r>
        <w:t xml:space="preserve">list binary strings in order of length,</w:t>
      </w:r>
      <w:r>
        <w:t xml:space="preserve"> </w:t>
      </w:r>
      <w:r>
        <w:t xml:space="preserve">and in lexicographic order within each length,</w:t>
      </w:r>
      <w:r>
        <w:t xml:space="preserve"> </w:t>
      </w:r>
      <w:r>
        <w:t xml:space="preserve">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compute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each one,</w:t>
      </w:r>
      <w:r>
        <w:t xml:space="preserve"> </w:t>
      </w:r>
      <w:r>
        <w:t xml:space="preserve">and output the first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  <w:r>
        <w:t xml:space="preserve"> </w:t>
      </w:r>
      <w:r>
        <w:t xml:space="preserve">Such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exists, because 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programs are shorter than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halts, and its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</w:p>
    <w:p>
      <w:pPr>
        <w:pStyle w:val="BodyText"/>
      </w:pPr>
      <w:r>
        <w:t xml:space="preserve">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consists of a fixed part, of some length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a description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shows where it ends,</w:t>
      </w:r>
      <w:r>
        <w:t xml:space="preserve"> </w:t>
      </w:r>
      <w:r>
        <w:t xml:space="preserve">which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writes in at most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So the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c</m:t>
        </m:r>
      </m:oMath>
      <w:r>
        <w:t xml:space="preserve">, and together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left side grows faster than the right,</w:t>
      </w:r>
      <w:r>
        <w:t xml:space="preserve"> </w:t>
      </w:r>
      <w:r>
        <w:t xml:space="preserve">so this fails once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large enough,</w:t>
      </w:r>
      <w:r>
        <w:t xml:space="preserve"> </w:t>
      </w:r>
      <w:r>
        <w:t xml:space="preserve">and no such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exists.</w:t>
      </w:r>
      <w:r>
        <w:t xml:space="preserve"> </w:t>
      </w:r>
      <w:r>
        <w:t xml:space="preserve">The argument formalizes the Berry paradox,</w:t>
      </w:r>
      <w:r>
        <w:t xml:space="preserve"> </w:t>
      </w:r>
      <w:r>
        <w:t xml:space="preserve">“the smallest positive integer not definable in under sixty letters”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chap. 14)</w:t>
      </w:r>
      <w:r>
        <w:t xml:space="preserve"> </w:t>
      </w:r>
      <w:r>
        <w:t xml:space="preserve">discuss why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cannot be computed.</w:t>
      </w:r>
    </w:p>
    <w:bookmarkEnd w:id="22"/>
    <w:bookmarkStart w:id="31" w:name="sec-kolmogorov-entropy"/>
    <w:p>
      <w:pPr>
        <w:pStyle w:val="Heading2"/>
      </w:pPr>
      <w:r>
        <w:t xml:space="preserve">4 Kolmogorov complexity and entropy</w:t>
      </w:r>
    </w:p>
    <w:bookmarkStart w:id="24" w:name="thm-kolmogorov-entropy"/>
    <w:p>
      <w:pPr>
        <w:pStyle w:val="FirstParagraph"/>
      </w:pPr>
      <w:r>
        <w:rPr>
          <w:b/>
          <w:bCs/>
        </w:rPr>
        <w:t xml:space="preserve">Theorem 5 (Expected Kolmogorov complexity per symbol approaches the entropy)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independent copies 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takes values in a finite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each value written as a different binary string of one fixed length,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base-2 logarithms.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, which depends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that,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→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This is Theorem 14.3.1 of</w:t>
      </w:r>
      <w:r>
        <w:t xml:space="preserve"> </w:t>
      </w:r>
      <w:r>
        <w:t xml:space="preserve">Cover and Thomas (2006)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lower bound, send each outcome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a shortest program that outputs it given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Different outcomes get different programs, because a program determines its output,</w:t>
      </w:r>
      <w:r>
        <w:t xml:space="preserve"> </w:t>
      </w:r>
      <w:r>
        <w:t xml:space="preserve">and no halting program is a prefix of another,</w:t>
      </w:r>
      <w:r>
        <w:t xml:space="preserve"> </w:t>
      </w:r>
      <w:r>
        <w:t xml:space="preserve">so this is a prefix code for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which makes it</w:t>
      </w:r>
      <w:r>
        <w:t xml:space="preserve"> </w:t>
      </w:r>
      <w:hyperlink r:id="rId25">
        <w:r>
          <w:rPr>
            <w:rStyle w:val="Hyperlink"/>
          </w:rPr>
          <w:t xml:space="preserve">uniquely decodable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6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one value with positive probability,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lower bound holds trivially.</w:t>
      </w:r>
      <w:r>
        <w:t xml:space="preserve"> </w:t>
      </w:r>
      <w:r>
        <w:t xml:space="preserve">Otherwise,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also takes at least two values with positive probability,</w:t>
      </w:r>
      <w:r>
        <w:t xml:space="preserve"> </w:t>
      </w:r>
      <w:r>
        <w:t xml:space="preserve">and part 1 of the</w:t>
      </w:r>
      <w:r>
        <w:t xml:space="preserve"> </w:t>
      </w:r>
      <w:hyperlink r:id="rId27">
        <w:r>
          <w:rPr>
            <w:rStyle w:val="Hyperlink"/>
          </w:rPr>
          <w:t xml:space="preserve">source coding theorem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≥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</w:t>
      </w:r>
      <w:r>
        <w:t xml:space="preserve"> </w:t>
      </w:r>
      <w:hyperlink r:id="rId28">
        <w:r>
          <w:rPr>
            <w:rStyle w:val="Hyperlink"/>
          </w:rPr>
          <w:t xml:space="preserve">chain rule for entropy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using that conditioning on independent variables</w:t>
      </w:r>
      <w:r>
        <w:t xml:space="preserve"> </w:t>
      </w:r>
      <w:r>
        <w:t xml:space="preserve">does not change entropy, gives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lower bound.</w:t>
      </w:r>
    </w:p>
    <w:p>
      <w:pPr>
        <w:pStyle w:val="BodyText"/>
      </w:pPr>
      <w:r>
        <w:t xml:space="preserve">For the upper bound,</w:t>
      </w:r>
      <w:r>
        <w:t xml:space="preserve"> </w:t>
      </w:r>
      <w:r>
        <w:t xml:space="preserve">Cover and Thomas (2006, sec. 14.3)</w:t>
      </w:r>
      <w:r>
        <w:t xml:space="preserve"> </w:t>
      </w:r>
      <w:r>
        <w:t xml:space="preserve">describe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 two parts:</w:t>
      </w:r>
      <w:r>
        <w:t xml:space="preserve"> </w:t>
      </w:r>
      <w:r>
        <w:t xml:space="preserve">first how many times each value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occurs,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then which of the strings with those counts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digits on average.</w:t>
      </w:r>
    </w:p>
    <w:bookmarkStart w:id="30" w:name="rem-kolmogorov-vs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describes a distribution; Kolmogorov complexity describes a string). </w:t>
      </w:r>
      <w:r>
        <w:t xml:space="preserve">Entropy is the expected</w:t>
      </w:r>
      <w:r>
        <w:t xml:space="preserve"> </w:t>
      </w:r>
      <w:hyperlink r:id="rId29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random variable, so it is a property of a distribution</w:t>
      </w:r>
      <w:r>
        <w:t xml:space="preserve"> </w:t>
      </w:r>
      <w:r>
        <w:t xml:space="preserve">and says nothing about any one outcome.</w:t>
      </w:r>
      <w:r>
        <w:t xml:space="preserve"> </w:t>
      </w:r>
      <w:r>
        <w:t xml:space="preserve">Kolmogorov complexity is a property of one string and needs no distribution.</w:t>
      </w:r>
      <w:r>
        <w:t xml:space="preserve"> </w:t>
      </w:r>
      <w:hyperlink w:anchor="thm-kolmogorov-entropy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that the two agree on average,</w:t>
      </w:r>
      <w:r>
        <w:t xml:space="preserve"> </w:t>
      </w:r>
      <w:r>
        <w:t xml:space="preserve">per symbol, for long independent sequences.</w:t>
      </w:r>
      <w:r>
        <w:t xml:space="preserve"> </w:t>
      </w:r>
      <w:r>
        <w:t xml:space="preserve">For a single string they can disagree:</w:t>
      </w:r>
      <w:r>
        <w:t xml:space="preserve"> </w:t>
      </w: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in</w:t>
      </w:r>
      <w:r>
        <w:t xml:space="preserve"> </w:t>
      </w:r>
      <w:hyperlink w:anchor="exm-kolmogorov-simple-string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as many ones as zeros,</w:t>
      </w:r>
      <w:r>
        <w:t xml:space="preserve"> </w:t>
      </w:r>
      <w:r>
        <w:t xml:space="preserve">like a typical outcome of fair coin flips, whose entropy is 1 bit per flip,</w:t>
      </w:r>
      <w:r>
        <w:t xml:space="preserve"> </w:t>
      </w:r>
      <w:r>
        <w:t xml:space="preserve">but its Kolmogorov complexity per digit,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n</m:t>
        </m:r>
      </m:oMath>
      <w:r>
        <w:t xml:space="preserve">, tends to 0.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5" w:name="ref-li2019introduction"/>
    <w:p>
      <w:pPr>
        <w:pStyle w:val="Bibliography"/>
      </w:pPr>
      <w:r>
        <w:t xml:space="preserve">Li, Ming, and Paul Vitányi. 2019.</w:t>
      </w:r>
      <w:r>
        <w:t xml:space="preserve"> </w:t>
      </w:r>
      <w:r>
        <w:rPr>
          <w:i/>
          <w:iCs/>
        </w:rPr>
        <w:t xml:space="preserve">An Introduction to Kolmogorov Complexity and Its Applications</w:t>
      </w:r>
      <w:r>
        <w:t xml:space="preserve">. 4th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https://doi.org/10.1007/978-3-030-11298-1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doi.org/10.1002/047174882X" TargetMode="External"/><Relationship Id="rId34" Type="http://schemas.openxmlformats.org/officeDocument/2006/relationships/hyperlink" Target="https://doi.org/10.1007/978-3-030-11298-1" TargetMode="External"/><Relationship Id="rId9" Type="http://schemas.openxmlformats.org/officeDocument/2006/relationships/hyperlink" Target="https://morrison-lab.github.io/ids/entropy.html" TargetMode="External"/><Relationship Id="rId29" Type="http://schemas.openxmlformats.org/officeDocument/2006/relationships/hyperlink" Target="https://morrison-lab.github.io/ids/entropy.html#def-surprisal" TargetMode="External"/><Relationship Id="rId28" Type="http://schemas.openxmlformats.org/officeDocument/2006/relationships/hyperlink" Target="https://morrison-lab.github.io/ids/entropy.html#thm-entropy-chain-rule" TargetMode="External"/><Relationship Id="rId10" Type="http://schemas.openxmlformats.org/officeDocument/2006/relationships/hyperlink" Target="https://morrison-lab.github.io/ids/source-coding.html" TargetMode="External"/><Relationship Id="rId26" Type="http://schemas.openxmlformats.org/officeDocument/2006/relationships/hyperlink" Target="https://morrison-lab.github.io/ids/source-coding.html#def-expected-length" TargetMode="External"/><Relationship Id="rId25" Type="http://schemas.openxmlformats.org/officeDocument/2006/relationships/hyperlink" Target="https://morrison-lab.github.io/ids/source-coding.html#def-uniquely-decodable" TargetMode="External"/><Relationship Id="rId27" Type="http://schemas.openxmlformats.org/officeDocument/2006/relationships/hyperlink" Target="https://morrison-lab.github.io/ids/source-coding.html#thm-source-coding" TargetMode="External"/><Relationship Id="rId23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doi.org/10.1002/047174882X" TargetMode="External"/><Relationship Id="rId34" Type="http://schemas.openxmlformats.org/officeDocument/2006/relationships/hyperlink" Target="https://doi.org/10.1007/978-3-030-11298-1" TargetMode="External"/><Relationship Id="rId9" Type="http://schemas.openxmlformats.org/officeDocument/2006/relationships/hyperlink" Target="https://morrison-lab.github.io/ids/entropy.html" TargetMode="External"/><Relationship Id="rId29" Type="http://schemas.openxmlformats.org/officeDocument/2006/relationships/hyperlink" Target="https://morrison-lab.github.io/ids/entropy.html#def-surprisal" TargetMode="External"/><Relationship Id="rId28" Type="http://schemas.openxmlformats.org/officeDocument/2006/relationships/hyperlink" Target="https://morrison-lab.github.io/ids/entropy.html#thm-entropy-chain-rule" TargetMode="External"/><Relationship Id="rId10" Type="http://schemas.openxmlformats.org/officeDocument/2006/relationships/hyperlink" Target="https://morrison-lab.github.io/ids/source-coding.html" TargetMode="External"/><Relationship Id="rId26" Type="http://schemas.openxmlformats.org/officeDocument/2006/relationships/hyperlink" Target="https://morrison-lab.github.io/ids/source-coding.html#def-expected-length" TargetMode="External"/><Relationship Id="rId25" Type="http://schemas.openxmlformats.org/officeDocument/2006/relationships/hyperlink" Target="https://morrison-lab.github.io/ids/source-coding.html#def-uniquely-decodable" TargetMode="External"/><Relationship Id="rId27" Type="http://schemas.openxmlformats.org/officeDocument/2006/relationships/hyperlink" Target="https://morrison-lab.github.io/ids/source-coding.html#thm-source-coding" TargetMode="External"/><Relationship Id="rId23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Kolmogorov complexity</dc:title>
  <dc:creator/>
  <cp:keywords/>
  <dcterms:created xsi:type="dcterms:W3CDTF">2026-10-27T04:46:38Z</dcterms:created>
  <dcterms:modified xsi:type="dcterms:W3CDTF">2026-10-27T04:46:38Z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