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2026-10-29 18:15:54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13:47:00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7" w:name="sec-asymptotic-dominance"/>
    <w:p>
      <w:pPr>
        <w:pStyle w:val="Heading2"/>
      </w:pPr>
      <w:del w:id="3" w:author="PR Preview" w:date="2026-01-01T00:00:00Z">
        <w:r>
          <w:delText xml:space="preserve">2 Examples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Example 1 (A quadratic is</w:delText>
        </w:r>
      </w:del>
      <w:del w:id="5" w:author="PR Preview" w:date="2026-01-01T00:00:00Z">
        <w:r>
          <w:rPr>
            <w:b/>
            <w:bCs/>
          </w:rPr>
          <w:delText xml:space="preserve"> </w:delText>
        </w:r>
      </w:del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6" w:author="PR Preview" w:date="2026-01-01T00:00:00Z">
        <w:r>
          <w:rPr>
            <w:b/>
            <w:bCs/>
          </w:rP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but not</w:delText>
        </w:r>
      </w:del>
      <w:del w:id="8" w:author="PR Preview" w:date="2026-01-01T00:00:00Z">
        <w:r>
          <w:rPr>
            <w:b/>
            <w:bCs/>
          </w:rPr>
          <w:delText xml:space="preserve"> </w:delText>
        </w:r>
      </w:del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9" w:author="PR Preview" w:date="2026-01-01T00:00:00Z">
        <w:r>
          <w:rPr>
            <w:b/>
            <w:bCs/>
          </w:rPr>
          <w:delText xml:space="preserve">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Let</w:delText>
        </w:r>
      </w:del>
      <w:del w:id="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del w:id="13" w:author="PR Preview" w:date="2026-01-01T00:00:00Z">
        <w:r>
          <w:delText xml:space="preserve">.</w:delText>
        </w:r>
      </w:del>
    </w:p>
    <w:p>
      <w:pPr>
        <w:pStyle w:val="Heading2"/>
      </w:pPr>
      <w:ins w:id="14" w:author="PR Preview" w:date="2026-01-01T00:00:00Z">
        <w:r>
          <w:t xml:space="preserve">2 Dominance</w:t>
        </w:r>
      </w:ins>
    </w:p>
    <w:bookmarkStart w:id="14" w:name="def-little-o"/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4 (Little-o notation (dominates))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Let</w:t>
        </w:r>
      </w:ins>
      <w:ins w:id="18" w:author="PR Preview" w:date="2026-01-01T00:00:00Z">
        <w:r>
          <w:t xml:space="preserve"> </w:t>
        </w:r>
      </w:ins>
      <m:oMath>
        <m:r>
          <m:t>f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</w:t>
        </w:r>
      </w:ins>
      <w:ins w:id="21" w:author="PR Preview" w:date="2026-01-01T00:00:00Z">
        <w:r>
          <w:t xml:space="preserve"> </w:t>
        </w:r>
      </w:ins>
      <m:oMath>
        <m:r>
          <m:t>g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be functions from the positive integers to</w:t>
        </w:r>
      </w:ins>
      <w:ins w:id="2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with</w:t>
        </w:r>
      </w:ins>
      <w:ins w:id="2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for every</w:t>
        </w:r>
      </w:ins>
      <w:ins w:id="30" w:author="PR Preview" w:date="2026-01-01T00:00:00Z">
        <w:r>
          <w:t xml:space="preserve"> </w:t>
        </w:r>
      </w:ins>
      <m:oMath>
        <m:r>
          <m:t>n</m:t>
        </m:r>
      </m:oMath>
      <w:ins w:id="31" w:author="PR Preview" w:date="2026-01-01T00:00:00Z">
        <w:r>
          <w:t xml:space="preserve">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We write</w:t>
        </w:r>
      </w:ins>
      <w:ins w:id="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if, for every constant</w:t>
        </w:r>
      </w:ins>
      <w:ins w:id="3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there is an integer</w:t>
        </w:r>
      </w:ins>
      <w:ins w:id="41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ε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4" w:author="PR Preview" w:date="2026-01-01T00:00:00Z">
        <w:r>
          <w:t xml:space="preserve">That is,</w:t>
        </w:r>
      </w:ins>
      <w:ins w:id="45" w:author="PR Preview" w:date="2026-01-01T00:00:00Z">
        <w:r>
          <w:t xml:space="preserve"> </w:t>
        </w:r>
      </w:ins>
      <m:oMath>
        <m:r>
          <m:t>f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is eventually smaller than any fixed fraction of</w:t>
        </w:r>
      </w:ins>
      <w:ins w:id="48" w:author="PR Preview" w:date="2026-01-01T00:00:00Z">
        <w:r>
          <w:t xml:space="preserve"> </w:t>
        </w:r>
      </w:ins>
      <m:oMath>
        <m:r>
          <m:t>g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which is the strict counterpart of</w:t>
        </w:r>
      </w:ins>
      <w:ins w:id="52" w:author="PR Preview" w:date="2026-01-01T00:00:00Z">
        <w:r>
          <w:t xml:space="preserve"> </w:t>
        </w:r>
      </w:ins>
      <w:hyperlink w:anchor="def-big-o">
        <w:ins w:id="5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4" w:author="PR Preview" w:date="2026-01-01T00:00:00Z">
        <w:r>
          <w:t xml:space="preserve">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In this case we also say that</w:t>
        </w:r>
      </w:ins>
      <w:ins w:id="5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b/>
            <w:bCs/>
          </w:rPr>
          <w:t xml:space="preserve">dominates</w:t>
        </w:r>
      </w:ins>
      <w:ins w:id="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61" w:author="PR Preview" w:date="2026-01-01T00:00:00Z">
        <w:r>
          <w:t xml:space="preserve">.</w:t>
        </w:r>
      </w:ins>
    </w:p>
    <w:bookmarkEnd w:id="14"/>
    <w:bookmarkStart w:id="16" w:name="exm-cubic-dominates-quadratic"/>
    <w:p>
      <w:pPr>
        <w:pStyle w:val="BodyText"/>
      </w:pPr>
      <w:ins w:id="62" w:author="PR Preview" w:date="2026-01-01T00:00:00Z">
        <w:r>
          <w:rPr>
            <w:b/>
            <w:bCs/>
          </w:rPr>
          <w:t xml:space="preserve">Example 1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 </w:t>
        </w:r>
      </w:ins>
    </w:p>
    <w:bookmarkStart w:id="15" w:name="a-cubic-dominates-a-quadratic"/>
    <w:p>
      <w:pPr>
        <w:pStyle w:val="Heading4"/>
      </w:pPr>
      <w:ins w:id="65" w:author="PR Preview" w:date="2026-01-01T00:00:00Z">
        <w:r>
          <w:t xml:space="preserve">A cubic dominates a quadratic</w:t>
        </w:r>
      </w:ins>
    </w:p>
    <w:p>
      <w:pPr>
        <w:pStyle w:val="FirstParagraph"/>
      </w:pPr>
      <w:ins w:id="66" w:author="PR Preview" w:date="2026-01-01T00:00:00Z">
        <w:r>
          <w:t xml:space="preserve">Let</w:t>
        </w:r>
      </w:ins>
      <w:ins w:id="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</w:t>
        </w:r>
      </w:ins>
      <w:ins w:id="7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ins w:id="71" w:author="PR Preview" w:date="2026-01-01T00:00:00Z">
        <w:r>
          <w:t xml:space="preserve">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Let</w:t>
        </w:r>
      </w:ins>
      <w:ins w:id="7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75" w:author="PR Preview" w:date="2026-01-01T00:00:00Z">
        <w:r>
          <w:t xml:space="preserve">.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Choose an integer</w:t>
        </w:r>
      </w:ins>
      <w:ins w:id="7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ε</m:t>
        </m:r>
      </m:oMath>
      <w:ins w:id="79" w:author="PR Preview" w:date="2026-01-01T00:00:00Z">
        <w:r>
          <w:t xml:space="preserve">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For every</w:t>
        </w:r>
      </w:ins>
      <w:ins w:id="8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we have</w:t>
        </w:r>
      </w:ins>
      <w:ins w:id="8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ε</m:t>
        </m:r>
      </m:oMath>
      <w:ins w:id="86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 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≤</m:t>
          </m:r>
          <m:r>
            <m:t>ε</m:t>
          </m:r>
          <m:r>
            <m:t> 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ε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7" w:author="PR Preview" w:date="2026-01-01T00:00:00Z">
        <w:r>
          <w:t xml:space="preserve">Hence</w:t>
        </w:r>
      </w:ins>
      <w:ins w:id="88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by</w:t>
        </w:r>
      </w:ins>
      <w:ins w:id="91" w:author="PR Preview" w:date="2026-01-01T00:00:00Z">
        <w:r>
          <w:t xml:space="preserve"> </w:t>
        </w:r>
      </w:ins>
      <w:hyperlink w:anchor="def-little-o">
        <w:ins w:id="9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93" w:author="PR Preview" w:date="2026-01-01T00:00:00Z">
        <w:r>
          <w:t xml:space="preserve">, so</w:t>
        </w:r>
      </w:ins>
      <w:ins w:id="94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3</m:t>
            </m:r>
          </m:sup>
        </m:sSup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dominates</w:t>
        </w:r>
      </w:ins>
      <w:ins w:id="97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</m:oMath>
      <w:ins w:id="98" w:author="PR Preview" w:date="2026-01-01T00:00:00Z">
        <w:r>
          <w:t xml:space="preserve">.</w:t>
        </w:r>
      </w:ins>
    </w:p>
    <w:bookmarkEnd w:id="15"/>
    <w:bookmarkEnd w:id="16"/>
    <w:bookmarkEnd w:id="17"/>
    <w:bookmarkStart w:id="20" w:name="sec-asymptotic-examples"/>
    <w:p>
      <w:pPr>
        <w:pStyle w:val="Heading2"/>
      </w:pPr>
      <w:ins w:id="99" w:author="PR Preview" w:date="2026-01-01T00:00:00Z">
        <w:r>
          <w:t xml:space="preserve">3 Examples</w:t>
        </w:r>
      </w:ins>
    </w:p>
    <w:bookmarkStart w:id="18" w:name="exm-quadratic-big-o"/>
    <w:p>
      <w:pPr>
        <w:pStyle w:val="FirstParagraph"/>
      </w:pPr>
      <w:ins w:id="100" w:author="PR Preview" w:date="2026-01-01T00:00:00Z">
        <w:r>
          <w:rPr>
            <w:b/>
            <w:bCs/>
          </w:rPr>
          <w:t xml:space="preserve">Example 2 (A quadratic is</w:t>
        </w:r>
      </w:ins>
      <w:ins w:id="101" w:author="PR Preview" w:date="2026-01-01T00:00:00Z">
        <w:r>
          <w:rPr>
            <w:b/>
            <w:bCs/>
          </w:rPr>
          <w:t xml:space="preserve"> </w:t>
        </w:r>
      </w:ins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02" w:author="PR Preview" w:date="2026-01-01T00:00:00Z">
        <w:r>
          <w:rPr>
            <w:b/>
            <w:bCs/>
          </w:rPr>
          <w:t xml:space="preserve"> </w:t>
        </w:r>
      </w:ins>
      <w:ins w:id="103" w:author="PR Preview" w:date="2026-01-01T00:00:00Z">
        <w:r>
          <w:rPr>
            <w:b/>
            <w:bCs/>
          </w:rPr>
          <w:t xml:space="preserve">but not</w:t>
        </w:r>
      </w:ins>
      <w:ins w:id="104" w:author="PR Preview" w:date="2026-01-01T00:00:00Z">
        <w:r>
          <w:rPr>
            <w:b/>
            <w:bCs/>
          </w:rP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05" w:author="PR Preview" w:date="2026-01-01T00:00:00Z">
        <w:r>
          <w:rPr>
            <w:b/>
            <w:bCs/>
          </w:rPr>
          <w:t xml:space="preserve">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Let</w:t>
        </w:r>
      </w:ins>
      <w:ins w:id="1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ins w:id="109" w:author="PR Preview" w:date="2026-01-01T00:00:00Z">
        <w:r>
          <w:t xml:space="preserve">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8"/>
    <w:bookmarkStart w:id="19" w:name="exm-inner-product-cost"/>
    <w:p>
      <w:pPr>
        <w:pStyle w:val="BodyText"/>
      </w:pPr>
      <w:del w:id="110" w:author="PR Preview" w:date="2026-01-01T00:00:00Z">
        <w:r>
          <w:rPr>
            <w:b/>
            <w:bCs/>
          </w:rPr>
          <w:delText xml:space="preserve">Example 2 (Counting the operations in an inner product)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The inner product of two vectors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$\mathord{\smash[b]{\underset{\raise.3ex\hbox{$\scriptstyle\sim$}}{x}}\vphantom{x}}, \mathord{\smash[b]{\underset{\raise.3ex\hbox{$\scriptstyle\sim$}}{z}}\vphantom{z}}\in \mathbb{R}^D$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is</w:delText>
        </w:r>
      </w:del>
    </w:p>
    <w:p>
      <w:pPr>
        <w:pStyle w:val="BodyText"/>
      </w:pPr>
      <w:ins w:id="117" w:author="PR Preview" w:date="2026-01-01T00:00:00Z">
        <w:r>
          <w:rPr>
            <w:b/>
            <w:bCs/>
          </w:rPr>
          <w:t xml:space="preserve">Example 3 (Counting the operations in an inner product)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 inner product of two vectors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$\mathord{\smash[b]{\underset{\raise.3ex\hbox{$\scriptstyle\sim$}}{x}}\vphantom{x}}, \mathord{\smash[b]{\underset{\raise.3ex\hbox{$\scriptstyle\sim$}}{z}}\vphantom{z}}\in \mathbb{R}^D$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is</w:t>
        </w:r>
      </w:ins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9"/>
    <w:bookmarkEnd w:id="20"/>
    <w:bookmarkStart w:id="25" w:name="references"/>
    <w:p>
      <w:pPr>
        <w:pStyle w:val="Heading2"/>
      </w:pPr>
      <w:r>
        <w:t xml:space="preserve">References</w:t>
      </w:r>
    </w:p>
    <w:bookmarkStart w:id="24" w:name="refs"/>
    <w:bookmarkStart w:id="22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1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2"/>
    <w:bookmarkStart w:id="23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2026-10-30T20:50:19Z</dcterms:created>
  <dcterms:modified xsi:type="dcterms:W3CDTF">2026-10-30T20:50:19Z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13:47:00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