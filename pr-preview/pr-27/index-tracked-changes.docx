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Computational Complexity for Data Science</w:t>
      </w:r>
    </w:p>
    <w:p>
      <w:pPr>
        <w:pStyle w:val="Date"/>
      </w:pPr>
      <w:del w:id="1" w:author="PR Preview" w:date="2026-01-01T00:00:00Z">
        <w:r>
          <w:delText xml:space="preserve">Last modified: 2026-10-29 18:15:54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13:47:00 (PDT)</w:t>
        </w:r>
      </w:ins>
    </w:p>
    <w:bookmarkStart w:id="14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Computational complexity asks how much time, memory or randomness</w:t>
      </w:r>
      <w:r>
        <w:t xml:space="preserve"> </w:t>
      </w:r>
      <w:r>
        <w:t xml:space="preserve">a problem needs, whatever algorithm solves it.</w:t>
      </w:r>
      <w:r>
        <w:t xml:space="preserve"> </w:t>
      </w:r>
      <w:r>
        <w:t xml:space="preserve">Data science meets it whenever fitting a model exactly turns out to be</w:t>
      </w:r>
      <w:r>
        <w:t xml:space="preserve"> </w:t>
      </w:r>
      <w:r>
        <w:t xml:space="preserve">computationally hard,</w:t>
      </w:r>
      <w:r>
        <w:t xml:space="preserve"> </w:t>
      </w:r>
      <w:r>
        <w:t xml:space="preserve">which is one reason practical methods use greedy search or a convex surrogate loss.</w:t>
      </w:r>
    </w:p>
    <w:p>
      <w:pPr>
        <w:pStyle w:val="BodyText"/>
      </w:pPr>
      <w:r>
        <w:t xml:space="preserve">These notes collect the computational complexity that data science courses use.</w:t>
      </w:r>
      <w:r>
        <w:t xml:space="preserve"> </w:t>
      </w:r>
      <w:r>
        <w:t xml:space="preserve">They are new.</w:t>
      </w:r>
      <w:r>
        <w:t xml:space="preserve"> </w:t>
      </w:r>
      <w:r>
        <w:t xml:space="preserve">The pages written so far are: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Asymptotic notation</w:t>
        </w:r>
      </w:hyperlink>
      <w:r>
        <w:t xml:space="preserve">:</w:t>
      </w:r>
      <w:r>
        <w:t xml:space="preserve"> </w:t>
      </w:r>
      <w:r>
        <w:t xml:space="preserve">big-O, big-Omega and big-Theta, and what it means for a computation to cost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 and NP</w:t>
        </w:r>
      </w:hyperlink>
      <w:r>
        <w:t xml:space="preserve">:</w:t>
      </w:r>
      <w:r>
        <w:t xml:space="preserve"> </w:t>
      </w:r>
      <w:r>
        <w:t xml:space="preserve">decision problems, polynomial running time, and the classes P and NP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Reductions and NP-completeness</w:t>
        </w:r>
      </w:hyperlink>
      <w:r>
        <w:t xml:space="preserve">:</w:t>
      </w:r>
      <w:r>
        <w:t xml:space="preserve"> </w:t>
      </w:r>
      <w:r>
        <w:t xml:space="preserve">polynomial-time reductions, NP-complete problems,</w:t>
      </w:r>
      <w:r>
        <w:t xml:space="preserve"> </w:t>
      </w:r>
      <w:r>
        <w:t xml:space="preserve">and why sparse regression is computationally hard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Kolmogorov complexity</w:t>
        </w:r>
      </w:hyperlink>
      <w:r>
        <w:t xml:space="preserve">:</w:t>
      </w:r>
      <w:r>
        <w:t xml:space="preserve"> </w:t>
      </w:r>
      <w:r>
        <w:t xml:space="preserve">the length of the shortest program that prints a string,</w:t>
      </w:r>
      <w:r>
        <w:t xml:space="preserve"> </w:t>
      </w:r>
      <w:r>
        <w:t xml:space="preserve">why most strings are incompressible and no program computes it,</w:t>
      </w:r>
      <w:r>
        <w:t xml:space="preserve"> </w:t>
      </w:r>
      <w:r>
        <w:t xml:space="preserve">and how its average per symbol approaches Shannon entropy</w:t>
      </w:r>
    </w:p>
    <w:p>
      <w:pPr>
        <w:pStyle w:val="FirstParagraph"/>
      </w:pPr>
      <w:r>
        <w:t xml:space="preserve">The planned topics still to come are:</w:t>
      </w:r>
    </w:p>
    <w:p>
      <w:pPr>
        <w:pStyle w:val="Compact"/>
        <w:numPr>
          <w:ilvl w:val="0"/>
          <w:numId w:val="1002"/>
        </w:numPr>
      </w:pPr>
      <w:r>
        <w:t xml:space="preserve">models of computation: Turing machines and computability</w:t>
      </w:r>
    </w:p>
    <w:p>
      <w:pPr>
        <w:pStyle w:val="Compact"/>
        <w:numPr>
          <w:ilvl w:val="0"/>
          <w:numId w:val="1002"/>
        </w:numPr>
      </w:pPr>
      <w:r>
        <w:t xml:space="preserve">space complexity</w:t>
      </w:r>
    </w:p>
    <w:p>
      <w:pPr>
        <w:pStyle w:val="Compact"/>
        <w:numPr>
          <w:ilvl w:val="0"/>
          <w:numId w:val="1002"/>
        </w:numPr>
      </w:pPr>
      <w:r>
        <w:t xml:space="preserve">randomized computation</w:t>
      </w:r>
    </w:p>
    <w:p>
      <w:pPr>
        <w:pStyle w:val="Compact"/>
        <w:numPr>
          <w:ilvl w:val="0"/>
          <w:numId w:val="1002"/>
        </w:numPr>
      </w:pPr>
      <w:r>
        <w:t xml:space="preserve">communication and information complexity</w:t>
      </w:r>
    </w:p>
    <w:p>
      <w:pPr>
        <w:pStyle w:val="FirstParagraph"/>
      </w:pPr>
      <w:r>
        <w:t xml:space="preserve">Information theory has its own library,</w:t>
      </w:r>
      <w:r>
        <w:t xml:space="preserve"> </w:t>
      </w:r>
      <w:hyperlink r:id="rId13">
        <w:r>
          <w:rPr>
            <w:rStyle w:val="Hyperlink"/>
            <w:i/>
            <w:iCs/>
          </w:rPr>
          <w:t xml:space="preserve">Information Theory for Data Science</w:t>
        </w:r>
      </w:hyperlink>
      <w:r>
        <w:t xml:space="preserve">.</w:t>
      </w:r>
      <w:r>
        <w:t xml:space="preserve"> </w:t>
      </w:r>
      <w:r>
        <w:t xml:space="preserve">Results that connect the two live in the library that holds</w:t>
      </w:r>
      <w:r>
        <w:t xml:space="preserve"> </w:t>
      </w:r>
      <w:r>
        <w:t xml:space="preserve">their main statement, and the other links to them.</w:t>
      </w:r>
    </w:p>
    <w:bookmarkEnd w:id="14"/>
    <w:bookmarkStart w:id="19" w:name="starting-materials"/>
    <w:p>
      <w:pPr>
        <w:pStyle w:val="Heading2"/>
      </w:pPr>
      <w:r>
        <w:t xml:space="preserve">Starting materials</w:t>
      </w:r>
    </w:p>
    <w:p>
      <w:pPr>
        <w:pStyle w:val="FirstParagraph"/>
      </w:pPr>
      <w:r>
        <w:t xml:space="preserve">These notes are written fresh, but they draw on the following books and Stanford course pages.</w:t>
      </w:r>
    </w:p>
    <w:p>
      <w:pPr>
        <w:pStyle w:val="Compact"/>
        <w:numPr>
          <w:ilvl w:val="0"/>
          <w:numId w:val="1003"/>
        </w:numPr>
      </w:pPr>
      <w:r>
        <w:t xml:space="preserve">Sanjeev Arora and Boaz Barak,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,</w:t>
      </w:r>
      <w:r>
        <w:t xml:space="preserve"> </w:t>
      </w:r>
      <w:r>
        <w:t xml:space="preserve">the main starting point for complexity theory.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CS154: Introduction to the Theory of Computation</w:t>
        </w:r>
      </w:hyperlink>
      <w:r>
        <w:t xml:space="preserve"> </w:t>
      </w:r>
      <w:r>
        <w:t xml:space="preserve">(Omer Reingold and Li-Yang Tan), which covers automata, computability and complexity,</w:t>
      </w:r>
      <w:r>
        <w:t xml:space="preserve"> </w:t>
      </w:r>
      <w:r>
        <w:t xml:space="preserve">using Michael Sipser’s</w:t>
      </w:r>
      <w:r>
        <w:t xml:space="preserve"> </w:t>
      </w:r>
      <w:r>
        <w:rPr>
          <w:i/>
          <w:iCs/>
        </w:rPr>
        <w:t xml:space="preserve">Introduction to the Theory of Computation</w:t>
      </w:r>
      <w:r>
        <w:t xml:space="preserve">,</w:t>
      </w:r>
      <w:r>
        <w:t xml:space="preserve"> </w:t>
      </w:r>
      <w:r>
        <w:t xml:space="preserve">with lecture slides and videos.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CS154: Introduction to Automata and Complexity Theory</w:t>
        </w:r>
      </w:hyperlink>
      <w:r>
        <w:t xml:space="preserve"> </w:t>
      </w:r>
      <w:r>
        <w:t xml:space="preserve">(Spring 2009, with Rajeev Motwani among the course staff),</w:t>
      </w:r>
      <w:r>
        <w:t xml:space="preserve"> </w:t>
      </w:r>
      <w:r>
        <w:t xml:space="preserve">with handouts, homework and a reading list.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  <w:i/>
            <w:iCs/>
          </w:rPr>
          <w:t xml:space="preserve">Introduction to Automata Theory, Languages, and Computation</w:t>
        </w:r>
      </w:hyperlink>
      <w:r>
        <w:t xml:space="preserve">,</w:t>
      </w:r>
      <w:r>
        <w:t xml:space="preserve"> </w:t>
      </w:r>
      <w:r>
        <w:t xml:space="preserve">Jeff Ullman’s home page for the book, which is the textbook the 2009 CS154 page links.</w:t>
      </w:r>
      <w:r>
        <w:t xml:space="preserve"> </w:t>
      </w:r>
      <w:r>
        <w:t xml:space="preserve">It has solutions to starred exercises, errata, slides, and past CS154 course materials.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CS254: Computational Complexity</w:t>
        </w:r>
      </w:hyperlink>
      <w:r>
        <w:t xml:space="preserve"> </w:t>
      </w:r>
      <w:r>
        <w:t xml:space="preserve">(Li-Yang Tan), which covers space complexity, the polynomial hierarchy, randomized and non-uniform computation,</w:t>
      </w:r>
      <w:r>
        <w:t xml:space="preserve"> </w:t>
      </w:r>
      <w:r>
        <w:t xml:space="preserve">and interactive proofs.</w:t>
      </w:r>
      <w:r>
        <w:t xml:space="preserve"> </w:t>
      </w:r>
      <w:r>
        <w:t xml:space="preserve">It uses Arora and Barak and Avi Wigderson’s</w:t>
      </w:r>
      <w:r>
        <w:t xml:space="preserve"> </w:t>
      </w:r>
      <w:r>
        <w:rPr>
          <w:i/>
          <w:iCs/>
        </w:rPr>
        <w:t xml:space="preserve">Mathematics and Computation</w:t>
      </w:r>
      <w:r>
        <w:t xml:space="preserve">,</w:t>
      </w:r>
      <w:r>
        <w:t xml:space="preserve"> </w:t>
      </w:r>
      <w:r>
        <w:t xml:space="preserve">and links a reading for each lecture.</w:t>
      </w:r>
    </w:p>
    <w:bookmarkEnd w:id="19"/>
    <w:bookmarkStart w:id="20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cds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cds/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cds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asymptotic-notation.qmd" TargetMode="External"/><Relationship Id="rId17" Type="http://schemas.openxmlformats.org/officeDocument/2006/relationships/hyperlink" Target="http://infolab.stanford.edu/~ullman/ialc.html" TargetMode="External"/><Relationship Id="rId13" Type="http://schemas.openxmlformats.org/officeDocument/2006/relationships/hyperlink" Target="https://morrison-lab.github.io/ids/" TargetMode="External"/><Relationship Id="rId18" Type="http://schemas.openxmlformats.org/officeDocument/2006/relationships/hyperlink" Target="https://theory.stanford.edu/~liyang/teaching/complexity.html" TargetMode="External"/><Relationship Id="rId15" Type="http://schemas.openxmlformats.org/officeDocument/2006/relationships/hyperlink" Target="https://theory.stanford.edu/~liyang/teaching/computability.html" TargetMode="External"/><Relationship Id="rId16" Type="http://schemas.openxmlformats.org/officeDocument/2006/relationships/hyperlink" Target="https://theory.stanford.edu/~rajeev/cs154.html" TargetMode="External"/><Relationship Id="rId12" Type="http://schemas.openxmlformats.org/officeDocument/2006/relationships/hyperlink" Target="kolmogorov-complexity.qmd" TargetMode="External"/><Relationship Id="rId10" Type="http://schemas.openxmlformats.org/officeDocument/2006/relationships/hyperlink" Target="p-and-np.qmd" TargetMode="External"/><Relationship Id="rId11" Type="http://schemas.openxmlformats.org/officeDocument/2006/relationships/hyperlink" Target="reductions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asymptotic-notation.qmd" TargetMode="External"/><Relationship Id="rId17" Type="http://schemas.openxmlformats.org/officeDocument/2006/relationships/hyperlink" Target="http://infolab.stanford.edu/~ullman/ialc.html" TargetMode="External"/><Relationship Id="rId13" Type="http://schemas.openxmlformats.org/officeDocument/2006/relationships/hyperlink" Target="https://morrison-lab.github.io/ids/" TargetMode="External"/><Relationship Id="rId18" Type="http://schemas.openxmlformats.org/officeDocument/2006/relationships/hyperlink" Target="https://theory.stanford.edu/~liyang/teaching/complexity.html" TargetMode="External"/><Relationship Id="rId15" Type="http://schemas.openxmlformats.org/officeDocument/2006/relationships/hyperlink" Target="https://theory.stanford.edu/~liyang/teaching/computability.html" TargetMode="External"/><Relationship Id="rId16" Type="http://schemas.openxmlformats.org/officeDocument/2006/relationships/hyperlink" Target="https://theory.stanford.edu/~rajeev/cs154.html" TargetMode="External"/><Relationship Id="rId12" Type="http://schemas.openxmlformats.org/officeDocument/2006/relationships/hyperlink" Target="kolmogorov-complexity.qmd" TargetMode="External"/><Relationship Id="rId10" Type="http://schemas.openxmlformats.org/officeDocument/2006/relationships/hyperlink" Target="p-and-np.qmd" TargetMode="External"/><Relationship Id="rId11" Type="http://schemas.openxmlformats.org/officeDocument/2006/relationships/hyperlink" Target="reduction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Computational Complexity for Data Science</dc:title>
  <dc:creator/>
  <cp:keywords/>
  <dcterms:created xsi:type="dcterms:W3CDTF">2026-10-30T20:50:44Z</dcterms:created>
  <dcterms:modified xsi:type="dcterms:W3CDTF">2026-10-30T20:50:44Z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13:47:00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