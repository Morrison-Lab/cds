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del w:id="1" w:author="PR Preview" w:date="2026-01-01T00:00:00Z">
        <w:r>
          <w:delText xml:space="preserve">Last modified: 2026-10-14 11:47:17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17:56:51 (PDT)</w:t>
        </w:r>
      </w:ins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where</w:delText>
        </w:r>
      </w:del>
      <w:del w:id="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is the number of digits in</w:delText>
        </w:r>
      </w:del>
      <w:del w:id="7" w:author="PR Preview" w:date="2026-01-01T00:00:00Z">
        <w:r>
          <w:delText xml:space="preserve"> </w:delText>
        </w:r>
      </w:del>
      <m:oMath>
        <m:r>
          <m:t>p</m:t>
        </m:r>
      </m:oMath>
      <w:del w:id="8" w:author="PR Preview" w:date="2026-01-01T00:00:00Z">
        <w:r>
          <w:delText xml:space="preserve">.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The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b/>
            <w:bCs/>
          </w:rPr>
          <w:delText xml:space="preserve">conditional Kolmogorov complexity</w:delText>
        </w:r>
      </w:del>
      <w:del w:id="1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is defined the same way,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except that</w:delText>
        </w:r>
      </w:del>
      <w:del w:id="18" w:author="PR Preview" w:date="2026-01-01T00:00:00Z">
        <w:r>
          <w:delText xml:space="preserve"> </w:delText>
        </w:r>
      </w:del>
      <m:oMath>
        <m:r>
          <m:t>U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is also given the integer</w:delText>
        </w:r>
      </w:del>
      <w:del w:id="21" w:author="PR Preview" w:date="2026-01-01T00:00:00Z">
        <w:r>
          <w:delText xml:space="preserve"> </w:delText>
        </w:r>
      </w:del>
      <m:oMath>
        <m:r>
          <m:t>n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as an input.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This is the definition of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Cover and Thomas (2006, sec. 14.2)</w:delText>
        </w:r>
      </w:del>
      <w:del w:id="28" w:author="PR Preview" w:date="2026-01-01T00:00:00Z">
        <w:r>
          <w:delText xml:space="preserve">.</w:delText>
        </w:r>
      </w:del>
    </w:p>
    <w:p>
      <w:pPr>
        <w:pStyle w:val="BodyText"/>
      </w:pPr>
      <w:del w:id="29" w:author="PR Preview" w:date="2026-01-01T00:00:00Z">
        <w:r>
          <w:rPr>
            <w:b/>
            <w:bCs/>
          </w:rPr>
          <w:delText xml:space="preserve">Theorem 1 (The choice of computer changes</w:delText>
        </w:r>
      </w:del>
      <w:del w:id="30" w:author="PR Preview" w:date="2026-01-01T00:00:00Z">
        <w:r>
          <w:rPr>
            <w:b/>
            <w:bCs/>
          </w:rPr>
          <w:delText xml:space="preserve"> </w:delText>
        </w:r>
      </w:del>
      <m:oMath>
        <m:r>
          <m:t>K</m:t>
        </m:r>
      </m:oMath>
      <w:del w:id="31" w:author="PR Preview" w:date="2026-01-01T00:00:00Z">
        <w:r>
          <w:rPr>
            <w:b/>
            <w:bCs/>
          </w:rPr>
          <w:delText xml:space="preserve"> </w:delText>
        </w:r>
      </w:del>
      <w:del w:id="32" w:author="PR Preview" w:date="2026-01-01T00:00:00Z">
        <w:r>
          <w:rPr>
            <w:b/>
            <w:bCs/>
          </w:rPr>
          <w:delText xml:space="preserve">by at most a constant)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Let</w:delText>
        </w:r>
      </w:del>
      <w:del w:id="35" w:author="PR Preview" w:date="2026-01-01T00:00:00Z">
        <w:r>
          <w:delText xml:space="preserve"> </w:delText>
        </w:r>
      </w:del>
      <m:oMath>
        <m:sSub>
          <m:e>
            <m:r>
              <m:t>K</m:t>
            </m:r>
          </m:e>
          <m:sub>
            <m:r>
              <m:t>U</m:t>
            </m:r>
          </m:sub>
        </m:sSub>
      </m:oMath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and</w:delText>
        </w:r>
      </w:del>
      <w:del w:id="38" w:author="PR Preview" w:date="2026-01-01T00:00:00Z">
        <w:r>
          <w:delText xml:space="preserve"> </w:delText>
        </w:r>
      </w:del>
      <m:oMath>
        <m:sSub>
          <m:e>
            <m:r>
              <m:t>K</m:t>
            </m:r>
          </m:e>
          <m:sub>
            <m:r>
              <m:t>A</m:t>
            </m:r>
          </m:sub>
        </m:sSub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be the</w:delText>
        </w:r>
      </w:del>
      <w:del w:id="41" w:author="PR Preview" w:date="2026-01-01T00:00:00Z">
        <w:r>
          <w:delText xml:space="preserve"> </w:delText>
        </w:r>
      </w:del>
      <w:hyperlink w:anchor="def-kolmogorov-complexity">
        <w:del w:id="42" w:author="PR Preview" w:date="2026-01-01T00:00:00Z">
          <w:r>
            <w:rPr>
              <w:rStyle w:val="Hyperlink"/>
            </w:rPr>
            <w:delText xml:space="preserve">Kolmogorov complexities</w:delText>
          </w:r>
        </w:del>
      </w:hyperlink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defined with universal computers</w:delText>
        </w:r>
      </w:del>
      <w:del w:id="45" w:author="PR Preview" w:date="2026-01-01T00:00:00Z">
        <w:r>
          <w:delText xml:space="preserve"> </w:delText>
        </w:r>
      </w:del>
      <m:oMath>
        <m:r>
          <m:t>U</m:t>
        </m:r>
      </m:oMath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and</w:delText>
        </w:r>
      </w:del>
      <w:del w:id="48" w:author="PR Preview" w:date="2026-01-01T00:00:00Z">
        <w:r>
          <w:delText xml:space="preserve"> </w:delText>
        </w:r>
      </w:del>
      <m:oMath>
        <m:r>
          <m:t>A</m:t>
        </m:r>
      </m:oMath>
      <w:del w:id="49" w:author="PR Preview" w:date="2026-01-01T00:00:00Z">
        <w:r>
          <w:delText xml:space="preserve">.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There is a constant</w:delText>
        </w:r>
      </w:del>
      <w:del w:id="52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A</m:t>
            </m:r>
          </m:sub>
        </m:sSub>
      </m:oMath>
      <w:del w:id="53" w:author="PR Preview" w:date="2026-01-01T00:00:00Z">
        <w:r>
          <w:delText xml:space="preserve">, which depends on</w:delText>
        </w:r>
      </w:del>
      <w:del w:id="54" w:author="PR Preview" w:date="2026-01-01T00:00:00Z">
        <w:r>
          <w:delText xml:space="preserve"> </w:delText>
        </w:r>
      </w:del>
      <m:oMath>
        <m:r>
          <m:t>U</m:t>
        </m:r>
      </m:oMath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and</w:delText>
        </w:r>
      </w:del>
      <w:del w:id="57" w:author="PR Preview" w:date="2026-01-01T00:00:00Z">
        <w:r>
          <w:delText xml:space="preserve"> </w:delText>
        </w:r>
      </w:del>
      <m:oMath>
        <m:r>
          <m:t>A</m:t>
        </m:r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but not on</w:delText>
        </w:r>
      </w:del>
      <w:del w:id="60" w:author="PR Preview" w:date="2026-01-01T00:00:00Z">
        <w:r>
          <w:delText xml:space="preserve"> </w:delText>
        </w:r>
      </w:del>
      <m:oMath>
        <m:r>
          <m:t>x</m:t>
        </m:r>
      </m:oMath>
      <w:del w:id="61" w:author="PR Preview" w:date="2026-01-01T00:00:00Z">
        <w:r>
          <w:delText xml:space="preserve">,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such that</w:delText>
        </w:r>
      </w:del>
    </w:p>
    <w:p>
      <w:pPr>
        <w:pStyle w:val="FirstParagraph"/>
      </w:pPr>
      <w:ins w:id="64" w:author="PR Preview" w:date="2026-01-01T00:00:00Z">
        <w:r>
          <w:t xml:space="preserve">where</w:t>
        </w:r>
      </w:ins>
      <w:ins w:id="6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the number of digits in</w:t>
        </w:r>
      </w:ins>
      <w:ins w:id="68" w:author="PR Preview" w:date="2026-01-01T00:00:00Z">
        <w:r>
          <w:t xml:space="preserve"> </w:t>
        </w:r>
      </w:ins>
      <m:oMath>
        <m:r>
          <m:t>p</m:t>
        </m:r>
      </m:oMath>
      <w:ins w:id="69" w:author="PR Preview" w:date="2026-01-01T00:00:00Z">
        <w:r>
          <w:t xml:space="preserve">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This is the definition of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Cover and Thomas (2006, sec. 14.2)</w:t>
        </w:r>
      </w:ins>
      <w:ins w:id="74" w:author="PR Preview" w:date="2026-01-01T00:00:00Z">
        <w:r>
          <w:t xml:space="preserve">.</w:t>
        </w:r>
      </w:ins>
    </w:p>
    <w:bookmarkEnd w:id="11"/>
    <w:bookmarkStart w:id="12" w:name="def-conditional-kolmogorov-complexity"/>
    <w:p>
      <w:pPr>
        <w:pStyle w:val="BodyText"/>
      </w:pPr>
      <w:ins w:id="75" w:author="PR Preview" w:date="2026-01-01T00:00:00Z">
        <w:r>
          <w:rPr>
            <w:b/>
            <w:bCs/>
          </w:rPr>
          <w:t xml:space="preserve">Definition 2 (Conditional Kolmogorov complexity)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Let the universal computer</w:t>
        </w:r>
      </w:ins>
      <w:ins w:id="78" w:author="PR Preview" w:date="2026-01-01T00:00:00Z">
        <w:r>
          <w:t xml:space="preserve"> </w:t>
        </w:r>
      </w:ins>
      <m:oMath>
        <m:r>
          <m:t>U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of</w:t>
        </w:r>
      </w:ins>
      <w:ins w:id="81" w:author="PR Preview" w:date="2026-01-01T00:00:00Z">
        <w:r>
          <w:t xml:space="preserve"> </w:t>
        </w:r>
      </w:ins>
      <w:hyperlink w:anchor="def-kolmogorov-complexity">
        <w:ins w:id="8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also receive an integer</w:t>
        </w:r>
      </w:ins>
      <w:ins w:id="85" w:author="PR Preview" w:date="2026-01-01T00:00:00Z">
        <w:r>
          <w:t xml:space="preserve"> </w:t>
        </w:r>
      </w:ins>
      <m:oMath>
        <m:r>
          <m:t>n</m:t>
        </m:r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as an input,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so that it outputs</w:t>
        </w:r>
      </w:ins>
      <w:ins w:id="90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if it halts on program</w:t>
        </w:r>
      </w:ins>
      <w:ins w:id="93" w:author="PR Preview" w:date="2026-01-01T00:00:00Z">
        <w:r>
          <w:t xml:space="preserve"> </w:t>
        </w:r>
      </w:ins>
      <m:oMath>
        <m:r>
          <m:t>p</m:t>
        </m:r>
      </m:oMath>
      <w:ins w:id="94" w:author="PR Preview" w:date="2026-01-01T00:00:00Z">
        <w:r>
          <w:t xml:space="preserve">.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Assume that, for each fixed</w:t>
        </w:r>
      </w:ins>
      <w:ins w:id="97" w:author="PR Preview" w:date="2026-01-01T00:00:00Z">
        <w:r>
          <w:t xml:space="preserve"> </w:t>
        </w:r>
      </w:ins>
      <m:oMath>
        <m:r>
          <m:t>n</m:t>
        </m:r>
      </m:oMath>
      <w:ins w:id="98" w:author="PR Preview" w:date="2026-01-01T00:00:00Z">
        <w:r>
          <w:t xml:space="preserve">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no program on which</w:t>
        </w:r>
      </w:ins>
      <w:ins w:id="101" w:author="PR Preview" w:date="2026-01-01T00:00:00Z">
        <w:r>
          <w:t xml:space="preserve"> </w:t>
        </w:r>
      </w:ins>
      <m:oMath>
        <m:r>
          <m:t>U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halts is a proper prefix of another.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The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rPr>
            <w:b/>
            <w:bCs/>
          </w:rPr>
          <w:t xml:space="preserve">conditional Kolmogorov complexity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of a binary string</w:t>
        </w:r>
      </w:ins>
      <w:ins w:id="110" w:author="PR Preview" w:date="2026-01-01T00:00:00Z">
        <w:r>
          <w:t xml:space="preserve"> </w:t>
        </w:r>
      </w:ins>
      <m:oMath>
        <m:r>
          <m:t>x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given</w:t>
        </w:r>
      </w:ins>
      <w:ins w:id="113" w:author="PR Preview" w:date="2026-01-01T00:00:00Z">
        <w:r>
          <w:t xml:space="preserve"> </w:t>
        </w:r>
      </w:ins>
      <m:oMath>
        <m:r>
          <m:t>n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16" w:author="PR Preview" w:date="2026-01-01T00:00:00Z">
        <w:r>
          <w:rPr>
            <w:i/>
            <w:iCs/>
          </w:rPr>
          <w:delText xml:space="preserve">Proof</w:delText>
        </w:r>
      </w:del>
      <w:del w:id="117" w:author="PR Preview" w:date="2026-01-01T00:00:00Z">
        <w:r>
          <w:delText xml:space="preserve">. </w:delText>
        </w:r>
      </w:del>
      <w:del w:id="118" w:author="PR Preview" w:date="2026-01-01T00:00:00Z">
        <w:r>
          <w:delText xml:space="preserve">Because</w:delText>
        </w:r>
      </w:del>
      <w:del w:id="119" w:author="PR Preview" w:date="2026-01-01T00:00:00Z">
        <w:r>
          <w:delText xml:space="preserve"> </w:delText>
        </w:r>
      </w:del>
      <m:oMath>
        <m:r>
          <m:t>U</m:t>
        </m:r>
      </m:oMath>
      <w:del w:id="120" w:author="PR Preview" w:date="2026-01-01T00:00:00Z">
        <w:r>
          <w:delText xml:space="preserve"> </w:delText>
        </w:r>
      </w:del>
      <w:del w:id="121" w:author="PR Preview" w:date="2026-01-01T00:00:00Z">
        <w:r>
          <w:delText xml:space="preserve">is universal, some program</w:delText>
        </w:r>
      </w:del>
      <w:del w:id="122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A</m:t>
            </m:r>
          </m:sub>
        </m:sSub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makes</w:delText>
        </w:r>
      </w:del>
      <w:del w:id="125" w:author="PR Preview" w:date="2026-01-01T00:00:00Z">
        <w:r>
          <w:delText xml:space="preserve"> </w:delText>
        </w:r>
      </w:del>
      <m:oMath>
        <m:r>
          <m:t>U</m:t>
        </m:r>
      </m:oMath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simulate</w:delText>
        </w:r>
      </w:del>
      <w:del w:id="128" w:author="PR Preview" w:date="2026-01-01T00:00:00Z">
        <w:r>
          <w:delText xml:space="preserve"> </w:delText>
        </w:r>
      </w:del>
      <m:oMath>
        <m:r>
          <m:t>A</m:t>
        </m:r>
      </m:oMath>
      <w:del w:id="129" w:author="PR Preview" w:date="2026-01-01T00:00:00Z">
        <w:r>
          <w:delText xml:space="preserve">: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given</w:delText>
        </w:r>
      </w:del>
      <w:del w:id="132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A</m:t>
            </m:r>
          </m:sub>
        </m:sSub>
      </m:oMath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followed by a program</w:delText>
        </w:r>
      </w:del>
      <w:del w:id="135" w:author="PR Preview" w:date="2026-01-01T00:00:00Z">
        <w:r>
          <w:delText xml:space="preserve"> </w:delText>
        </w:r>
      </w:del>
      <m:oMath>
        <m:r>
          <m:t>p</m:t>
        </m:r>
      </m:oMath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for</w:delText>
        </w:r>
      </w:del>
      <w:del w:id="138" w:author="PR Preview" w:date="2026-01-01T00:00:00Z">
        <w:r>
          <w:delText xml:space="preserve"> </w:delText>
        </w:r>
      </w:del>
      <m:oMath>
        <m:r>
          <m:t>A</m:t>
        </m:r>
      </m:oMath>
      <w:del w:id="139" w:author="PR Preview" w:date="2026-01-01T00:00:00Z">
        <w:r>
          <w:delText xml:space="preserve">,</w:delText>
        </w:r>
      </w:del>
      <w:del w:id="140" w:author="PR Preview" w:date="2026-01-01T00:00:00Z">
        <w:r>
          <w:delText xml:space="preserve"> </w:delText>
        </w:r>
      </w:del>
      <m:oMath>
        <m:r>
          <m:t>U</m:t>
        </m:r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outputs whatever</w:delText>
        </w:r>
      </w:del>
      <w:del w:id="143" w:author="PR Preview" w:date="2026-01-01T00:00:00Z">
        <w:r>
          <w:delText xml:space="preserve"> </w:delText>
        </w:r>
      </w:del>
      <m:oMath>
        <m:r>
          <m:t>A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outputs on</w:delText>
        </w:r>
      </w:del>
      <w:del w:id="146" w:author="PR Preview" w:date="2026-01-01T00:00:00Z">
        <w:r>
          <w:delText xml:space="preserve"> </w:delText>
        </w:r>
      </w:del>
      <m:oMath>
        <m:r>
          <m:t>p</m:t>
        </m:r>
      </m:oMath>
      <w:del w:id="147" w:author="PR Preview" w:date="2026-01-01T00:00:00Z">
        <w:r>
          <w:delText xml:space="preserve">.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So if</w:delText>
        </w:r>
      </w:del>
      <w:del w:id="150" w:author="PR Preview" w:date="2026-01-01T00:00:00Z">
        <w:r>
          <w:delText xml:space="preserve"> </w:delText>
        </w:r>
      </w:del>
      <m:oMath>
        <m:r>
          <m:t>p</m:t>
        </m:r>
      </m:oMath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is a shortest program for</w:delText>
        </w:r>
      </w:del>
      <w:del w:id="153" w:author="PR Preview" w:date="2026-01-01T00:00:00Z">
        <w:r>
          <w:delText xml:space="preserve"> </w:delText>
        </w:r>
      </w:del>
      <m:oMath>
        <m:r>
          <m:t>x</m:t>
        </m:r>
      </m:oMath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on</w:delText>
        </w:r>
      </w:del>
      <w:del w:id="156" w:author="PR Preview" w:date="2026-01-01T00:00:00Z">
        <w:r>
          <w:delText xml:space="preserve"> </w:delText>
        </w:r>
      </w:del>
      <m:oMath>
        <m:r>
          <m:t>A</m:t>
        </m:r>
      </m:oMath>
      <w:del w:id="157" w:author="PR Preview" w:date="2026-01-01T00:00:00Z">
        <w:r>
          <w:delText xml:space="preserve">,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then</w:delText>
        </w:r>
      </w:del>
      <w:del w:id="160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A</m:t>
            </m:r>
          </m:sub>
        </m:sSub>
      </m:oMath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followed by</w:delText>
        </w:r>
      </w:del>
      <w:del w:id="163" w:author="PR Preview" w:date="2026-01-01T00:00:00Z">
        <w:r>
          <w:delText xml:space="preserve"> </w:delText>
        </w:r>
      </w:del>
      <m:oMath>
        <m:r>
          <m:t>p</m:t>
        </m:r>
      </m:oMath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is a program for</w:delText>
        </w:r>
      </w:del>
      <w:del w:id="166" w:author="PR Preview" w:date="2026-01-01T00:00:00Z">
        <w:r>
          <w:delText xml:space="preserve"> </w:delText>
        </w:r>
      </w:del>
      <m:oMath>
        <m:r>
          <m:t>x</m:t>
        </m:r>
      </m:oMath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on</w:delText>
        </w:r>
      </w:del>
      <w:del w:id="169" w:author="PR Preview" w:date="2026-01-01T00:00:00Z">
        <w:r>
          <w:delText xml:space="preserve"> </w:delText>
        </w:r>
      </w:del>
      <m:oMath>
        <m:r>
          <m:t>U</m:t>
        </m:r>
      </m:oMath>
      <w:del w:id="170" w:author="PR Preview" w:date="2026-01-01T00:00:00Z">
        <w:r>
          <w:delText xml:space="preserve">, and</w:delText>
        </w:r>
      </w:del>
      <w:del w:id="171" w:author="PR Preview" w:date="2026-01-01T00:00:00Z">
        <w:r>
          <w:delText xml:space="preserve"> </w:delText>
        </w:r>
      </w:del>
      <m:oMath>
        <m:sSub>
          <m:e>
            <m:r>
              <m:t>K</m:t>
            </m:r>
          </m:e>
          <m:sub>
            <m:r>
              <m:t>U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del w:id="172" w:author="PR Preview" w:date="2026-01-01T00:00:00Z">
        <w:r>
          <w:delText xml:space="preserve">.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Take</w:delText>
        </w:r>
      </w:del>
      <w:del w:id="175" w:author="PR Preview" w:date="2026-01-01T00:00:00Z">
        <w:r>
          <w:delText xml:space="preserve"> </w:delText>
        </w:r>
      </w:del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del w:id="176" w:author="PR Preview" w:date="2026-01-01T00:00:00Z">
        <w:r>
          <w:delText xml:space="preserve">.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Cover and Thomas (2006, sec. 14.2)</w:delText>
        </w:r>
      </w:del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give this argument in full.</w:delText>
        </w:r>
      </w:del>
    </w:p>
    <w:p>
      <w:pPr>
        <w:pStyle w:val="BodyText"/>
      </w:pPr>
      <w:del w:id="181" w:author="PR Preview" w:date="2026-01-01T00:00:00Z">
        <w:r>
          <w:rPr>
            <w:i/>
            <w:iCs/>
          </w:rPr>
          <w:delText xml:space="preserve">Remark 1</w:delText>
        </w:r>
      </w:del>
      <w:del w:id="182" w:author="PR Preview" w:date="2026-01-01T00:00:00Z">
        <w:r>
          <w:delText xml:space="preserve"> (Why the choice of computer hardly matters). </w:delText>
        </w:r>
      </w:del>
      <w:del w:id="183" w:author="PR Preview" w:date="2026-01-01T00:00:00Z">
        <w:r>
          <w:delText xml:space="preserve">Applying</w:delText>
        </w:r>
      </w:del>
      <w:del w:id="184" w:author="PR Preview" w:date="2026-01-01T00:00:00Z">
        <w:r>
          <w:delText xml:space="preserve"> </w:delText>
        </w:r>
      </w:del>
      <w:hyperlink w:anchor="thm-kolmogorov-invariance">
        <w:del w:id="185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with the roles of</w:delText>
        </w:r>
      </w:del>
      <w:del w:id="188" w:author="PR Preview" w:date="2026-01-01T00:00:00Z">
        <w:r>
          <w:delText xml:space="preserve"> </w:delText>
        </w:r>
      </w:del>
      <m:oMath>
        <m:r>
          <m:t>U</m:t>
        </m:r>
      </m:oMath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and</w:delText>
        </w:r>
      </w:del>
      <w:del w:id="191" w:author="PR Preview" w:date="2026-01-01T00:00:00Z">
        <w:r>
          <w:delText xml:space="preserve"> </w:delText>
        </w:r>
      </w:del>
      <m:oMath>
        <m:r>
          <m:t>A</m:t>
        </m:r>
      </m:oMath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swapped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gives a constant</w:delText>
        </w:r>
      </w:del>
      <w:del w:id="196" w:author="PR Preview" w:date="2026-01-01T00:00:00Z">
        <w:r>
          <w:delText xml:space="preserve"> </w:delText>
        </w:r>
      </w:del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with</w:delText>
        </w:r>
      </w:del>
      <w:del w:id="199" w:author="PR Preview" w:date="2026-01-01T00:00:00Z">
        <w:r>
          <w:delText xml:space="preserve"> </w:delText>
        </w:r>
      </w:del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del w:id="200" w:author="PR Preview" w:date="2026-01-01T00:00:00Z">
        <w:r>
          <w:delText xml:space="preserve">.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Together,</w:delText>
        </w:r>
      </w:del>
      <w:del w:id="203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for every</w:delText>
        </w:r>
      </w:del>
      <w:del w:id="206" w:author="PR Preview" w:date="2026-01-01T00:00:00Z">
        <w:r>
          <w:delText xml:space="preserve"> </w:delText>
        </w:r>
      </w:del>
      <m:oMath>
        <m:r>
          <m:t>x</m:t>
        </m:r>
      </m:oMath>
      <w:del w:id="207" w:author="PR Preview" w:date="2026-01-01T00:00:00Z">
        <w:r>
          <w:delText xml:space="preserve">.</w:delText>
        </w:r>
      </w:del>
      <w:del w:id="208" w:author="PR Preview" w:date="2026-01-01T00:00:00Z">
        <w:r>
          <w:delText xml:space="preserve"> </w:delText>
        </w:r>
      </w:del>
      <w:del w:id="209" w:author="PR Preview" w:date="2026-01-01T00:00:00Z">
        <w:r>
          <w:delText xml:space="preserve">The constant can be large, so the complexity of one short string means little,</w:delText>
        </w:r>
      </w:del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but statements about how</w:delText>
        </w:r>
      </w:del>
      <w:del w:id="212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grows with the length of</w:delText>
        </w:r>
      </w:del>
      <w:del w:id="215" w:author="PR Preview" w:date="2026-01-01T00:00:00Z">
        <w:r>
          <w:delText xml:space="preserve"> </w:delText>
        </w:r>
      </w:del>
      <m:oMath>
        <m:r>
          <m:t>x</m:t>
        </m:r>
      </m:oMath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do not depend on the computer.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From here on,</w:delText>
        </w:r>
      </w:del>
      <w:del w:id="220" w:author="PR Preview" w:date="2026-01-01T00:00:00Z">
        <w:r>
          <w:delText xml:space="preserve"> </w:delText>
        </w:r>
      </w:del>
      <m:oMath>
        <m:r>
          <m:t>U</m:t>
        </m:r>
      </m:oMath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is fixed and dropped from the notation.</w:delText>
        </w:r>
      </w:del>
    </w:p>
    <w:p>
      <w:pPr>
        <w:pStyle w:val="FirstParagraph"/>
      </w:pPr>
      <w:ins w:id="223" w:author="PR Preview" w:date="2026-01-01T00:00:00Z">
        <w:r>
          <w:t xml:space="preserve">Cover and Thomas (2006, sec. 14.2)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define it the same way.</w:t>
        </w:r>
      </w:ins>
    </w:p>
    <w:bookmarkEnd w:id="12"/>
    <w:bookmarkStart w:id="13" w:name="thm-kolmogorov-invariance"/>
    <w:p>
      <w:pPr>
        <w:pStyle w:val="BodyText"/>
      </w:pPr>
      <w:ins w:id="226" w:author="PR Preview" w:date="2026-01-01T00:00:00Z">
        <w:r>
          <w:rPr>
            <w:b/>
            <w:bCs/>
          </w:rPr>
          <w:t xml:space="preserve">Theorem 1 (The choice of computer changes</w:t>
        </w:r>
      </w:ins>
      <w:ins w:id="227" w:author="PR Preview" w:date="2026-01-01T00:00:00Z">
        <w:r>
          <w:rPr>
            <w:b/>
            <w:bCs/>
          </w:rPr>
          <w:t xml:space="preserve"> </w:t>
        </w:r>
      </w:ins>
      <m:oMath>
        <m:r>
          <m:t>K</m:t>
        </m:r>
      </m:oMath>
      <w:ins w:id="228" w:author="PR Preview" w:date="2026-01-01T00:00:00Z">
        <w:r>
          <w:rPr>
            <w:b/>
            <w:bCs/>
          </w:rPr>
          <w:t xml:space="preserve"> </w:t>
        </w:r>
      </w:ins>
      <w:ins w:id="229" w:author="PR Preview" w:date="2026-01-01T00:00:00Z">
        <w:r>
          <w:rPr>
            <w:b/>
            <w:bCs/>
          </w:rPr>
          <w:t xml:space="preserve">by at most a constant)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Let</w:t>
        </w:r>
      </w:ins>
      <w:ins w:id="232" w:author="PR Preview" w:date="2026-01-01T00:00:00Z">
        <w:r>
          <w:t xml:space="preserve"> </w:t>
        </w:r>
      </w:ins>
      <m:oMath>
        <m:sSub>
          <m:e>
            <m:r>
              <m:t>K</m:t>
            </m:r>
          </m:e>
          <m:sub>
            <m:r>
              <m:t>U</m:t>
            </m:r>
          </m:sub>
        </m:sSub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and</w:t>
        </w:r>
      </w:ins>
      <w:ins w:id="235" w:author="PR Preview" w:date="2026-01-01T00:00:00Z">
        <w:r>
          <w:t xml:space="preserve"> </w:t>
        </w:r>
      </w:ins>
      <m:oMath>
        <m:sSub>
          <m:e>
            <m:r>
              <m:t>K</m:t>
            </m:r>
          </m:e>
          <m:sub>
            <m:r>
              <m:t>A</m:t>
            </m:r>
          </m:sub>
        </m:sSub>
      </m:oMath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be the</w:t>
        </w:r>
      </w:ins>
      <w:ins w:id="238" w:author="PR Preview" w:date="2026-01-01T00:00:00Z">
        <w:r>
          <w:t xml:space="preserve"> </w:t>
        </w:r>
      </w:ins>
      <w:hyperlink w:anchor="def-kolmogorov-complexity">
        <w:ins w:id="239" w:author="PR Preview" w:date="2026-01-01T00:00:00Z">
          <w:r>
            <w:rPr>
              <w:rStyle w:val="Hyperlink"/>
            </w:rPr>
            <w:t xml:space="preserve">Kolmogorov complexities</w:t>
          </w:r>
        </w:ins>
      </w:hyperlink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and</w:t>
        </w:r>
      </w:ins>
      <w:ins w:id="242" w:author="PR Preview" w:date="2026-01-01T00:00:00Z">
        <w:r>
          <w:t xml:space="preserve"> </w:t>
        </w:r>
      </w:ins>
      <w:hyperlink w:anchor="def-conditional-kolmogorov-complexity">
        <w:ins w:id="243" w:author="PR Preview" w:date="2026-01-01T00:00:00Z">
          <w:r>
            <w:rPr>
              <w:rStyle w:val="Hyperlink"/>
            </w:rPr>
            <w:t xml:space="preserve">conditional Kolmogorov complexities</w:t>
          </w:r>
        </w:ins>
      </w:hyperlink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defined with universal computers</w:t>
        </w:r>
      </w:ins>
      <w:ins w:id="246" w:author="PR Preview" w:date="2026-01-01T00:00:00Z">
        <w:r>
          <w:t xml:space="preserve"> </w:t>
        </w:r>
      </w:ins>
      <m:oMath>
        <m:r>
          <m:t>U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and</w:t>
        </w:r>
      </w:ins>
      <w:ins w:id="249" w:author="PR Preview" w:date="2026-01-01T00:00:00Z">
        <w:r>
          <w:t xml:space="preserve"> </w:t>
        </w:r>
      </w:ins>
      <m:oMath>
        <m:r>
          <m:t>A</m:t>
        </m:r>
      </m:oMath>
      <w:ins w:id="250" w:author="PR Preview" w:date="2026-01-01T00:00:00Z">
        <w:r>
          <w:t xml:space="preserve">.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There is a constant</w:t>
        </w:r>
      </w:ins>
      <w:ins w:id="253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A</m:t>
            </m:r>
          </m:sub>
        </m:sSub>
      </m:oMath>
      <w:ins w:id="254" w:author="PR Preview" w:date="2026-01-01T00:00:00Z">
        <w:r>
          <w:t xml:space="preserve">, which depends on</w:t>
        </w:r>
      </w:ins>
      <w:ins w:id="255" w:author="PR Preview" w:date="2026-01-01T00:00:00Z">
        <w:r>
          <w:t xml:space="preserve"> </w:t>
        </w:r>
      </w:ins>
      <m:oMath>
        <m:r>
          <m:t>U</m:t>
        </m:r>
      </m:oMath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and</w:t>
        </w:r>
      </w:ins>
      <w:ins w:id="258" w:author="PR Preview" w:date="2026-01-01T00:00:00Z">
        <w:r>
          <w:t xml:space="preserve"> </w:t>
        </w:r>
      </w:ins>
      <m:oMath>
        <m:r>
          <m:t>A</m:t>
        </m:r>
      </m:oMath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but not on</w:t>
        </w:r>
      </w:ins>
      <w:ins w:id="261" w:author="PR Preview" w:date="2026-01-01T00:00:00Z">
        <w:r>
          <w:t xml:space="preserve"> </w:t>
        </w:r>
      </w:ins>
      <m:oMath>
        <m:r>
          <m:t>x</m:t>
        </m:r>
      </m:oMath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or</w:t>
        </w:r>
      </w:ins>
      <w:ins w:id="264" w:author="PR Preview" w:date="2026-01-01T00:00:00Z">
        <w:r>
          <w:t xml:space="preserve"> </w:t>
        </w:r>
      </w:ins>
      <m:oMath>
        <m:r>
          <m:t>n</m:t>
        </m:r>
      </m:oMath>
      <w:ins w:id="265" w:author="PR Preview" w:date="2026-01-01T00:00:00Z">
        <w:r>
          <w:t xml:space="preserve">,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ins w:id="268" w:author="PR Preview" w:date="2026-01-01T00:00:00Z">
        <w:r>
          <w:t xml:space="preserve">for every binary string</w:t>
        </w:r>
      </w:ins>
      <w:ins w:id="269" w:author="PR Preview" w:date="2026-01-01T00:00:00Z">
        <w:r>
          <w:t xml:space="preserve"> </w:t>
        </w:r>
      </w:ins>
      <m:oMath>
        <m:r>
          <m:t>x</m:t>
        </m:r>
      </m:oMath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and every integer</w:t>
        </w:r>
      </w:ins>
      <w:ins w:id="272" w:author="PR Preview" w:date="2026-01-01T00:00:00Z">
        <w:r>
          <w:t xml:space="preserve"> </w:t>
        </w:r>
      </w:ins>
      <m:oMath>
        <m:r>
          <m:t>n</m:t>
        </m:r>
      </m:oMath>
      <w:ins w:id="273" w:author="PR Preview" w:date="2026-01-01T00:00:00Z">
        <w:r>
          <w:t xml:space="preserve">.</w:t>
        </w:r>
      </w:ins>
    </w:p>
    <w:bookmarkEnd w:id="13"/>
    <w:p>
      <w:pPr>
        <w:pStyle w:val="BodyText"/>
      </w:pPr>
      <w:ins w:id="274" w:author="PR Preview" w:date="2026-01-01T00:00:00Z">
        <w:r>
          <w:rPr>
            <w:i/>
            <w:iCs/>
          </w:rPr>
          <w:t xml:space="preserve">Proof</w:t>
        </w:r>
      </w:ins>
      <w:ins w:id="275" w:author="PR Preview" w:date="2026-01-01T00:00:00Z">
        <w:r>
          <w:t xml:space="preserve">. </w:t>
        </w:r>
      </w:ins>
      <w:ins w:id="276" w:author="PR Preview" w:date="2026-01-01T00:00:00Z">
        <w:r>
          <w:t xml:space="preserve">Because</w:t>
        </w:r>
      </w:ins>
      <w:ins w:id="277" w:author="PR Preview" w:date="2026-01-01T00:00:00Z">
        <w:r>
          <w:t xml:space="preserve"> </w:t>
        </w:r>
      </w:ins>
      <m:oMath>
        <m:r>
          <m:t>U</m:t>
        </m:r>
      </m:oMath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is universal, some program</w:t>
        </w:r>
      </w:ins>
      <w:ins w:id="28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A</m:t>
            </m:r>
          </m:sub>
        </m:sSub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makes</w:t>
        </w:r>
      </w:ins>
      <w:ins w:id="283" w:author="PR Preview" w:date="2026-01-01T00:00:00Z">
        <w:r>
          <w:t xml:space="preserve"> </w:t>
        </w:r>
      </w:ins>
      <m:oMath>
        <m:r>
          <m:t>U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simulate</w:t>
        </w:r>
      </w:ins>
      <w:ins w:id="286" w:author="PR Preview" w:date="2026-01-01T00:00:00Z">
        <w:r>
          <w:t xml:space="preserve"> </w:t>
        </w:r>
      </w:ins>
      <m:oMath>
        <m:r>
          <m:t>A</m:t>
        </m:r>
      </m:oMath>
      <w:ins w:id="287" w:author="PR Preview" w:date="2026-01-01T00:00:00Z">
        <w:r>
          <w:t xml:space="preserve">: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given</w:t>
        </w:r>
      </w:ins>
      <w:ins w:id="29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A</m:t>
            </m:r>
          </m:sub>
        </m:sSub>
      </m:oMath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followed by a program</w:t>
        </w:r>
      </w:ins>
      <w:ins w:id="293" w:author="PR Preview" w:date="2026-01-01T00:00:00Z">
        <w:r>
          <w:t xml:space="preserve"> </w:t>
        </w:r>
      </w:ins>
      <m:oMath>
        <m:r>
          <m:t>p</m:t>
        </m:r>
      </m:oMath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for</w:t>
        </w:r>
      </w:ins>
      <w:ins w:id="296" w:author="PR Preview" w:date="2026-01-01T00:00:00Z">
        <w:r>
          <w:t xml:space="preserve"> </w:t>
        </w:r>
      </w:ins>
      <m:oMath>
        <m:r>
          <m:t>A</m:t>
        </m:r>
      </m:oMath>
      <w:ins w:id="297" w:author="PR Preview" w:date="2026-01-01T00:00:00Z">
        <w:r>
          <w:t xml:space="preserve">,</w:t>
        </w:r>
      </w:ins>
      <w:ins w:id="298" w:author="PR Preview" w:date="2026-01-01T00:00:00Z">
        <w:r>
          <w:t xml:space="preserve"> </w:t>
        </w:r>
      </w:ins>
      <m:oMath>
        <m:r>
          <m:t>U</m:t>
        </m:r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outputs whatever</w:t>
        </w:r>
      </w:ins>
      <w:ins w:id="301" w:author="PR Preview" w:date="2026-01-01T00:00:00Z">
        <w:r>
          <w:t xml:space="preserve"> </w:t>
        </w:r>
      </w:ins>
      <m:oMath>
        <m:r>
          <m:t>A</m:t>
        </m:r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outputs on</w:t>
        </w:r>
      </w:ins>
      <w:ins w:id="304" w:author="PR Preview" w:date="2026-01-01T00:00:00Z">
        <w:r>
          <w:t xml:space="preserve"> </w:t>
        </w:r>
      </w:ins>
      <m:oMath>
        <m:r>
          <m:t>p</m:t>
        </m:r>
      </m:oMath>
      <w:ins w:id="305" w:author="PR Preview" w:date="2026-01-01T00:00:00Z">
        <w:r>
          <w:t xml:space="preserve">.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So if</w:t>
        </w:r>
      </w:ins>
      <w:ins w:id="308" w:author="PR Preview" w:date="2026-01-01T00:00:00Z">
        <w:r>
          <w:t xml:space="preserve"> </w:t>
        </w:r>
      </w:ins>
      <m:oMath>
        <m:r>
          <m:t>p</m:t>
        </m:r>
      </m:oMath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is a shortest program for</w:t>
        </w:r>
      </w:ins>
      <w:ins w:id="311" w:author="PR Preview" w:date="2026-01-01T00:00:00Z">
        <w:r>
          <w:t xml:space="preserve"> </w:t>
        </w:r>
      </w:ins>
      <m:oMath>
        <m:r>
          <m:t>x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on</w:t>
        </w:r>
      </w:ins>
      <w:ins w:id="314" w:author="PR Preview" w:date="2026-01-01T00:00:00Z">
        <w:r>
          <w:t xml:space="preserve"> </w:t>
        </w:r>
      </w:ins>
      <m:oMath>
        <m:r>
          <m:t>A</m:t>
        </m:r>
      </m:oMath>
      <w:ins w:id="315" w:author="PR Preview" w:date="2026-01-01T00:00:00Z">
        <w:r>
          <w:t xml:space="preserve">,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then</w:t>
        </w:r>
      </w:ins>
      <w:ins w:id="318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A</m:t>
            </m:r>
          </m:sub>
        </m:sSub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followed by</w:t>
        </w:r>
      </w:ins>
      <w:ins w:id="321" w:author="PR Preview" w:date="2026-01-01T00:00:00Z">
        <w:r>
          <w:t xml:space="preserve"> </w:t>
        </w:r>
      </w:ins>
      <m:oMath>
        <m:r>
          <m:t>p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is a program for</w:t>
        </w:r>
      </w:ins>
      <w:ins w:id="324" w:author="PR Preview" w:date="2026-01-01T00:00:00Z">
        <w:r>
          <w:t xml:space="preserve"> </w:t>
        </w:r>
      </w:ins>
      <m:oMath>
        <m:r>
          <m:t>x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on</w:t>
        </w:r>
      </w:ins>
      <w:ins w:id="327" w:author="PR Preview" w:date="2026-01-01T00:00:00Z">
        <w:r>
          <w:t xml:space="preserve"> </w:t>
        </w:r>
      </w:ins>
      <m:oMath>
        <m:r>
          <m:t>U</m:t>
        </m:r>
      </m:oMath>
      <w:ins w:id="328" w:author="PR Preview" w:date="2026-01-01T00:00:00Z">
        <w:r>
          <w:t xml:space="preserve">, and</w:t>
        </w:r>
      </w:ins>
      <w:ins w:id="329" w:author="PR Preview" w:date="2026-01-01T00:00:00Z">
        <w:r>
          <w:t xml:space="preserve"> </w:t>
        </w:r>
      </w:ins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ins w:id="330" w:author="PR Preview" w:date="2026-01-01T00:00:00Z">
        <w:r>
          <w:t xml:space="preserve">.</w:t>
        </w:r>
      </w:ins>
      <w:ins w:id="331" w:author="PR Preview" w:date="2026-01-01T00:00:00Z">
        <w:r>
          <w:t xml:space="preserve"> </w:t>
        </w:r>
      </w:ins>
      <w:ins w:id="332" w:author="PR Preview" w:date="2026-01-01T00:00:00Z">
        <w:r>
          <w:t xml:space="preserve">The same program</w:t>
        </w:r>
      </w:ins>
      <w:ins w:id="333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A</m:t>
            </m:r>
          </m:sub>
        </m:sSub>
      </m:oMath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also passes</w:t>
        </w:r>
      </w:ins>
      <w:ins w:id="336" w:author="PR Preview" w:date="2026-01-01T00:00:00Z">
        <w:r>
          <w:t xml:space="preserve"> </w:t>
        </w:r>
      </w:ins>
      <m:oMath>
        <m:r>
          <m:t>n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on to</w:t>
        </w:r>
      </w:ins>
      <w:ins w:id="339" w:author="PR Preview" w:date="2026-01-01T00:00:00Z">
        <w:r>
          <w:t xml:space="preserve"> </w:t>
        </w:r>
      </w:ins>
      <m:oMath>
        <m:r>
          <m:t>A</m:t>
        </m:r>
      </m:oMath>
      <w:ins w:id="340" w:author="PR Preview" w:date="2026-01-01T00:00:00Z">
        <w:r>
          <w:t xml:space="preserve">,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which gives the conditional bound in the same way.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Take</w:t>
        </w:r>
      </w:ins>
      <w:ins w:id="345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ins w:id="346" w:author="PR Preview" w:date="2026-01-01T00:00:00Z">
        <w:r>
          <w:t xml:space="preserve">.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Cover and Thomas (2006, sec. 14.2)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give this argument in full.</w:t>
        </w:r>
      </w:ins>
    </w:p>
    <w:bookmarkStart w:id="14" w:name="rem-kolmogorov-fixed-computer"/>
    <w:p>
      <w:pPr>
        <w:pStyle w:val="BodyText"/>
      </w:pPr>
      <w:ins w:id="351" w:author="PR Preview" w:date="2026-01-01T00:00:00Z">
        <w:r>
          <w:rPr>
            <w:i/>
            <w:iCs/>
          </w:rPr>
          <w:t xml:space="preserve">Remark 1</w:t>
        </w:r>
      </w:ins>
      <w:ins w:id="352" w:author="PR Preview" w:date="2026-01-01T00:00:00Z">
        <w:r>
          <w:t xml:space="preserve"> (Why the choice of computer hardly matters). </w:t>
        </w:r>
      </w:ins>
      <w:ins w:id="353" w:author="PR Preview" w:date="2026-01-01T00:00:00Z">
        <w:r>
          <w:t xml:space="preserve">Applying</w:t>
        </w:r>
      </w:ins>
      <w:ins w:id="354" w:author="PR Preview" w:date="2026-01-01T00:00:00Z">
        <w:r>
          <w:t xml:space="preserve"> </w:t>
        </w:r>
      </w:ins>
      <w:hyperlink w:anchor="thm-kolmogorov-invariance">
        <w:ins w:id="355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with the roles of</w:t>
        </w:r>
      </w:ins>
      <w:ins w:id="358" w:author="PR Preview" w:date="2026-01-01T00:00:00Z">
        <w:r>
          <w:t xml:space="preserve"> </w:t>
        </w:r>
      </w:ins>
      <m:oMath>
        <m:r>
          <m:t>U</m:t>
        </m:r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and</w:t>
        </w:r>
      </w:ins>
      <w:ins w:id="361" w:author="PR Preview" w:date="2026-01-01T00:00:00Z">
        <w:r>
          <w:t xml:space="preserve"> </w:t>
        </w:r>
      </w:ins>
      <m:oMath>
        <m:r>
          <m:t>A</m:t>
        </m:r>
      </m:oMath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swapped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gives a constant</w:t>
        </w:r>
      </w:ins>
      <w:ins w:id="366" w:author="PR Preview" w:date="2026-01-01T00:00:00Z">
        <w:r>
          <w:t xml:space="preserve"> </w:t>
        </w:r>
      </w:ins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with</w:t>
        </w:r>
      </w:ins>
      <w:ins w:id="369" w:author="PR Preview" w:date="2026-01-01T00:00:00Z">
        <w:r>
          <w:t xml:space="preserve"> </w:t>
        </w:r>
      </w:ins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ins w:id="370" w:author="PR Preview" w:date="2026-01-01T00:00:00Z">
        <w:r>
          <w:t xml:space="preserve">.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Together,</w:t>
        </w:r>
      </w:ins>
      <w:ins w:id="37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for every</w:t>
        </w:r>
      </w:ins>
      <w:ins w:id="376" w:author="PR Preview" w:date="2026-01-01T00:00:00Z">
        <w:r>
          <w:t xml:space="preserve"> </w:t>
        </w:r>
      </w:ins>
      <m:oMath>
        <m:r>
          <m:t>x</m:t>
        </m:r>
      </m:oMath>
      <w:ins w:id="377" w:author="PR Preview" w:date="2026-01-01T00:00:00Z">
        <w:r>
          <w:t xml:space="preserve">,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and in the same way</w:t>
        </w:r>
      </w:ins>
      <w:ins w:id="380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for every</w:t>
        </w:r>
      </w:ins>
      <w:ins w:id="383" w:author="PR Preview" w:date="2026-01-01T00:00:00Z">
        <w:r>
          <w:t xml:space="preserve"> </w:t>
        </w:r>
      </w:ins>
      <m:oMath>
        <m:r>
          <m:t>x</m:t>
        </m:r>
      </m:oMath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and</w:t>
        </w:r>
      </w:ins>
      <w:ins w:id="386" w:author="PR Preview" w:date="2026-01-01T00:00:00Z">
        <w:r>
          <w:t xml:space="preserve"> </w:t>
        </w:r>
      </w:ins>
      <m:oMath>
        <m:r>
          <m:t>n</m:t>
        </m:r>
      </m:oMath>
      <w:ins w:id="387" w:author="PR Preview" w:date="2026-01-01T00:00:00Z">
        <w:r>
          <w:t xml:space="preserve">.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The constant can be large, so the complexity of one short string means little,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but statements about how</w:t>
        </w:r>
      </w:ins>
      <w:ins w:id="392" w:author="PR Preview" w:date="2026-01-01T00:00:00Z">
        <w:r>
          <w:t xml:space="preserve"> </w:t>
        </w:r>
      </w:ins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grows with the length of</w:t>
        </w:r>
      </w:ins>
      <w:ins w:id="395" w:author="PR Preview" w:date="2026-01-01T00:00:00Z">
        <w:r>
          <w:t xml:space="preserve"> </w:t>
        </w:r>
      </w:ins>
      <m:oMath>
        <m:r>
          <m:t>x</m:t>
        </m:r>
      </m:oMath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do not depend on the computer.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From here on,</w:t>
        </w:r>
      </w:ins>
      <w:ins w:id="400" w:author="PR Preview" w:date="2026-01-01T00:00:00Z">
        <w:r>
          <w:t xml:space="preserve"> </w:t>
        </w:r>
      </w:ins>
      <m:oMath>
        <m:r>
          <m:t>U</m:t>
        </m:r>
      </m:oMath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is fixed and dropped from the notation.</w:t>
        </w:r>
      </w:ins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del w:id="403" w:author="PR Preview" w:date="2026-01-01T00:00:00Z">
        <w:r>
          <w:delText xml:space="preserve">The string of</w:delText>
        </w:r>
      </w:del>
      <w:del w:id="404" w:author="PR Preview" w:date="2026-01-01T00:00:00Z">
        <w:r>
          <w:delText xml:space="preserve"> </w:delText>
        </w:r>
      </w:del>
      <m:oMath>
        <m:r>
          <m:t>n</m:t>
        </m:r>
      </m:oMath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zeros has</w:delText>
        </w:r>
      </w:del>
      <w:del w:id="40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c</m:t>
        </m:r>
      </m:oMath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for a constant</w:delText>
        </w:r>
      </w:del>
      <w:del w:id="410" w:author="PR Preview" w:date="2026-01-01T00:00:00Z">
        <w:r>
          <w:delText xml:space="preserve"> </w:delText>
        </w:r>
      </w:del>
      <m:oMath>
        <m:r>
          <m:t>c</m:t>
        </m:r>
      </m:oMath>
      <w:del w:id="411" w:author="PR Preview" w:date="2026-01-01T00:00:00Z">
        <w:r>
          <w:delText xml:space="preserve">,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since the program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“print</w:delText>
        </w:r>
      </w:del>
      <w:del w:id="416" w:author="PR Preview" w:date="2026-01-01T00:00:00Z">
        <w:r>
          <w:delText xml:space="preserve"> </w:delText>
        </w:r>
      </w:del>
      <m:oMath>
        <m:r>
          <m:t>n</m:t>
        </m:r>
      </m:oMath>
      <w:del w:id="417" w:author="PR Preview" w:date="2026-01-01T00:00:00Z">
        <w:r>
          <w:delText xml:space="preserve"> </w:delText>
        </w:r>
      </w:del>
      <w:del w:id="418" w:author="PR Preview" w:date="2026-01-01T00:00:00Z">
        <w:r>
          <w:delText xml:space="preserve">zeros”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does not grow with</w:delText>
        </w:r>
      </w:del>
      <w:del w:id="421" w:author="PR Preview" w:date="2026-01-01T00:00:00Z">
        <w:r>
          <w:delText xml:space="preserve"> </w:delText>
        </w:r>
      </w:del>
      <m:oMath>
        <m:r>
          <m:t>n</m:t>
        </m:r>
      </m:oMath>
      <w:del w:id="422" w:author="PR Preview" w:date="2026-01-01T00:00:00Z">
        <w:r>
          <w:delText xml:space="preserve">.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Without</w:delText>
        </w:r>
      </w:del>
      <w:del w:id="425" w:author="PR Preview" w:date="2026-01-01T00:00:00Z">
        <w:r>
          <w:delText xml:space="preserve"> </w:delText>
        </w:r>
      </w:del>
      <m:oMath>
        <m:r>
          <m:t>n</m:t>
        </m:r>
      </m:oMath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given, the program must also describe</w:delText>
        </w:r>
      </w:del>
      <w:del w:id="428" w:author="PR Preview" w:date="2026-01-01T00:00:00Z">
        <w:r>
          <w:delText xml:space="preserve"> </w:delText>
        </w:r>
      </w:del>
      <m:oMath>
        <m:r>
          <m:t>n</m:t>
        </m:r>
      </m:oMath>
      <w:del w:id="429" w:author="PR Preview" w:date="2026-01-01T00:00:00Z">
        <w:r>
          <w:delText xml:space="preserve">,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and the proof of</w:delText>
        </w:r>
      </w:del>
      <w:del w:id="432" w:author="PR Preview" w:date="2026-01-01T00:00:00Z">
        <w:r>
          <w:delText xml:space="preserve"> </w:delText>
        </w:r>
      </w:del>
      <w:hyperlink w:anchor="thm-kolmogorov-upper-bound">
        <w:del w:id="433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gives</w:delText>
        </w:r>
      </w:del>
      <w:del w:id="43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437" w:author="PR Preview" w:date="2026-01-01T00:00:00Z">
        <w:r>
          <w:delText xml:space="preserve">.</w:delText>
        </w:r>
      </w:del>
    </w:p>
    <w:p>
      <w:pPr>
        <w:numPr>
          <w:ilvl w:val="0"/>
          <w:numId w:val="1001"/>
        </w:numPr>
      </w:pPr>
      <w:ins w:id="438" w:author="PR Preview" w:date="2026-01-01T00:00:00Z">
        <w:r>
          <w:t xml:space="preserve">For</w:t>
        </w:r>
      </w:ins>
      <w:ins w:id="43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440" w:author="PR Preview" w:date="2026-01-01T00:00:00Z">
        <w:r>
          <w:t xml:space="preserve">, the string</w:t>
        </w:r>
      </w:ins>
      <w:ins w:id="441" w:author="PR Preview" w:date="2026-01-01T00:00:00Z">
        <w:r>
          <w:t xml:space="preserve"> </w:t>
        </w:r>
      </w:ins>
      <m:oMath>
        <m:r>
          <m:t>x</m:t>
        </m:r>
      </m:oMath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of</w:t>
        </w:r>
      </w:ins>
      <w:ins w:id="444" w:author="PR Preview" w:date="2026-01-01T00:00:00Z">
        <w:r>
          <w:t xml:space="preserve"> </w:t>
        </w:r>
      </w:ins>
      <m:oMath>
        <m:r>
          <m:t>n</m:t>
        </m:r>
      </m:oMath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zeros has</w:t>
        </w:r>
      </w:ins>
      <w:ins w:id="447" w:author="PR Preview" w:date="2026-01-01T00:00:00Z">
        <w:r>
          <w:t xml:space="preserve"> </w:t>
        </w:r>
      </w:ins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for a constant</w:t>
        </w:r>
      </w:ins>
      <w:ins w:id="450" w:author="PR Preview" w:date="2026-01-01T00:00:00Z">
        <w:r>
          <w:t xml:space="preserve"> </w:t>
        </w:r>
      </w:ins>
      <m:oMath>
        <m:r>
          <m:t>c</m:t>
        </m:r>
      </m:oMath>
      <w:ins w:id="451" w:author="PR Preview" w:date="2026-01-01T00:00:00Z">
        <w:r>
          <w:t xml:space="preserve">,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since the program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“print</w:t>
        </w:r>
      </w:ins>
      <w:ins w:id="456" w:author="PR Preview" w:date="2026-01-01T00:00:00Z">
        <w:r>
          <w:t xml:space="preserve"> </w:t>
        </w:r>
      </w:ins>
      <m:oMath>
        <m:r>
          <m:t>n</m:t>
        </m:r>
      </m:oMath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zeros”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does not grow with</w:t>
        </w:r>
      </w:ins>
      <w:ins w:id="461" w:author="PR Preview" w:date="2026-01-01T00:00:00Z">
        <w:r>
          <w:t xml:space="preserve"> </w:t>
        </w:r>
      </w:ins>
      <m:oMath>
        <m:r>
          <m:t>n</m:t>
        </m:r>
      </m:oMath>
      <w:ins w:id="462" w:author="PR Preview" w:date="2026-01-01T00:00:00Z">
        <w:r>
          <w:t xml:space="preserve">.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t xml:space="preserve">Without</w:t>
        </w:r>
      </w:ins>
      <w:ins w:id="465" w:author="PR Preview" w:date="2026-01-01T00:00:00Z">
        <w:r>
          <w:t xml:space="preserve"> </w:t>
        </w:r>
      </w:ins>
      <m:oMath>
        <m:r>
          <m:t>n</m:t>
        </m:r>
      </m:oMath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given, the program must also describe</w:t>
        </w:r>
      </w:ins>
      <w:ins w:id="468" w:author="PR Preview" w:date="2026-01-01T00:00:00Z">
        <w:r>
          <w:t xml:space="preserve"> </w:t>
        </w:r>
      </w:ins>
      <m:oMath>
        <m:r>
          <m:t>n</m:t>
        </m:r>
      </m:oMath>
      <w:ins w:id="469" w:author="PR Preview" w:date="2026-01-01T00:00:00Z">
        <w:r>
          <w:t xml:space="preserve">,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and the proof of</w:t>
        </w:r>
      </w:ins>
      <w:ins w:id="472" w:author="PR Preview" w:date="2026-01-01T00:00:00Z">
        <w:r>
          <w:t xml:space="preserve"> </w:t>
        </w:r>
      </w:ins>
      <w:hyperlink w:anchor="thm-kolmogorov-upper-bound">
        <w:ins w:id="473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gives</w:t>
        </w:r>
      </w:ins>
      <w:ins w:id="476" w:author="PR Preview" w:date="2026-01-01T00:00:00Z">
        <w:r>
          <w:t xml:space="preserve"> </w:t>
        </w:r>
      </w:ins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477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del w:id="478" w:author="PR Preview" w:date="2026-01-01T00:00:00Z">
        <w:r>
          <w:delText xml:space="preserve">The first</w:delText>
        </w:r>
      </w:del>
      <w:del w:id="479" w:author="PR Preview" w:date="2026-01-01T00:00:00Z">
        <w:r>
          <w:delText xml:space="preserve"> </w:delText>
        </w:r>
      </w:del>
      <m:oMath>
        <m:r>
          <m:t>n</m:t>
        </m:r>
      </m:oMath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binary digits of</w:delText>
        </w:r>
      </w:del>
      <w:del w:id="482" w:author="PR Preview" w:date="2026-01-01T00:00:00Z">
        <w:r>
          <w:delText xml:space="preserve"> </w:delText>
        </w:r>
      </w:del>
      <m:oMath>
        <m:r>
          <m:t>π</m:t>
        </m:r>
      </m:oMath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also have</w:delText>
        </w:r>
      </w:del>
      <w:del w:id="48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c</m:t>
        </m:r>
      </m:oMath>
      <w:del w:id="486" w:author="PR Preview" w:date="2026-01-01T00:00:00Z">
        <w:r>
          <w:delText xml:space="preserve">:</w:delText>
        </w:r>
      </w:del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delText xml:space="preserve">a fixed program computes as many digits of</w:delText>
        </w:r>
      </w:del>
      <w:del w:id="489" w:author="PR Preview" w:date="2026-01-01T00:00:00Z">
        <w:r>
          <w:delText xml:space="preserve"> </w:delText>
        </w:r>
      </w:del>
      <m:oMath>
        <m:r>
          <m:t>π</m:t>
        </m:r>
      </m:oMath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as asked.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The digits show no obvious pattern,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yet they are as compressible as a string of zeros.</w:delText>
        </w:r>
      </w:del>
    </w:p>
    <w:p>
      <w:pPr>
        <w:numPr>
          <w:ilvl w:val="0"/>
          <w:numId w:val="1001"/>
        </w:numPr>
      </w:pPr>
      <w:ins w:id="496" w:author="PR Preview" w:date="2026-01-01T00:00:00Z">
        <w:r>
          <w:t xml:space="preserve">The string</w:t>
        </w:r>
      </w:ins>
      <w:ins w:id="497" w:author="PR Preview" w:date="2026-01-01T00:00:00Z">
        <w:r>
          <w:t xml:space="preserve"> </w:t>
        </w:r>
      </w:ins>
      <m:oMath>
        <m:r>
          <m:t>x</m:t>
        </m:r>
      </m:oMath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of the first</w:t>
        </w:r>
      </w:ins>
      <w:ins w:id="500" w:author="PR Preview" w:date="2026-01-01T00:00:00Z">
        <w:r>
          <w:t xml:space="preserve"> </w:t>
        </w:r>
      </w:ins>
      <m:oMath>
        <m:r>
          <m:t>n</m:t>
        </m:r>
      </m:oMath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binary digits of</w:t>
        </w:r>
      </w:ins>
      <w:ins w:id="503" w:author="PR Preview" w:date="2026-01-01T00:00:00Z">
        <w:r>
          <w:t xml:space="preserve"> </w:t>
        </w:r>
      </w:ins>
      <m:oMath>
        <m:r>
          <m:t>π</m:t>
        </m:r>
      </m:oMath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also has</w:t>
        </w:r>
      </w:ins>
      <w:ins w:id="506" w:author="PR Preview" w:date="2026-01-01T00:00:00Z">
        <w:r>
          <w:t xml:space="preserve"> </w:t>
        </w:r>
      </w:ins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ins w:id="507" w:author="PR Preview" w:date="2026-01-01T00:00:00Z">
        <w:r>
          <w:t xml:space="preserve">: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a fixed program computes as many digits of</w:t>
        </w:r>
      </w:ins>
      <w:ins w:id="510" w:author="PR Preview" w:date="2026-01-01T00:00:00Z">
        <w:r>
          <w:t xml:space="preserve"> </w:t>
        </w:r>
      </w:ins>
      <m:oMath>
        <m:r>
          <m:t>π</m:t>
        </m:r>
      </m:oMath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as asked.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The digits show no obvious pattern,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yet they are as compressible as a string of zeros.</w:t>
        </w:r>
      </w:ins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517" w:author="PR Preview" w:date="2026-01-01T00:00:00Z">
        <w:r>
          <w:t xml:space="preserve">where the sum is empty, and equal to</w:t>
        </w:r>
      </w:ins>
      <w:ins w:id="518" w:author="PR Preview" w:date="2026-01-01T00:00:00Z">
        <w:r>
          <w:t xml:space="preserve"> </w:t>
        </w:r>
      </w:ins>
      <m:oMath>
        <m:r>
          <m:t>0</m:t>
        </m:r>
      </m:oMath>
      <w:ins w:id="519" w:author="PR Preview" w:date="2026-01-01T00:00:00Z">
        <w:r>
          <w:t xml:space="preserve">, when</w:t>
        </w:r>
      </w:ins>
      <w:ins w:id="52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n</m:t>
        </m:r>
      </m:oMath>
      <w:ins w:id="521" w:author="PR Preview" w:date="2026-01-01T00:00:00Z">
        <w:r>
          <w:t xml:space="preserve">.</w:t>
        </w:r>
      </w:ins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del w:id="522" w:author="PR Preview" w:date="2026-01-01T00:00:00Z">
        <w:r>
          <w:rPr>
            <w:i/>
            <w:iCs/>
          </w:rPr>
          <w:delText xml:space="preserve">Proof</w:delText>
        </w:r>
      </w:del>
      <w:del w:id="523" w:author="PR Preview" w:date="2026-01-01T00:00:00Z">
        <w:r>
          <w:delText xml:space="preserve">. </w:delText>
        </w:r>
      </w:del>
      <w:del w:id="524" w:author="PR Preview" w:date="2026-01-01T00:00:00Z">
        <w:r>
          <w:delText xml:space="preserve">Suppose a program</w:delText>
        </w:r>
      </w:del>
      <w:del w:id="525" w:author="PR Preview" w:date="2026-01-01T00:00:00Z">
        <w:r>
          <w:delText xml:space="preserve"> </w:delText>
        </w:r>
      </w:del>
      <m:oMath>
        <m:r>
          <m:t>Q</m:t>
        </m:r>
      </m:oMath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outputs</w:delText>
        </w:r>
      </w:del>
      <w:del w:id="52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29" w:author="PR Preview" w:date="2026-01-01T00:00:00Z">
        <w:r>
          <w:delText xml:space="preserve"> </w:delText>
        </w:r>
      </w:del>
      <w:del w:id="530" w:author="PR Preview" w:date="2026-01-01T00:00:00Z">
        <w:r>
          <w:delText xml:space="preserve">on input</w:delText>
        </w:r>
      </w:del>
      <w:del w:id="531" w:author="PR Preview" w:date="2026-01-01T00:00:00Z">
        <w:r>
          <w:delText xml:space="preserve"> </w:delText>
        </w:r>
      </w:del>
      <m:oMath>
        <m:r>
          <m:t>x</m:t>
        </m:r>
      </m:oMath>
      <w:del w:id="532" w:author="PR Preview" w:date="2026-01-01T00:00:00Z">
        <w:r>
          <w:delText xml:space="preserve">.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For each integer</w:delText>
        </w:r>
      </w:del>
      <w:del w:id="53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≥</m:t>
        </m:r>
        <m:r>
          <m:t>1</m:t>
        </m:r>
      </m:oMath>
      <w:del w:id="536" w:author="PR Preview" w:date="2026-01-01T00:00:00Z">
        <w:r>
          <w:delText xml:space="preserve">, consider the program</w:delText>
        </w:r>
      </w:del>
      <w:del w:id="537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m</m:t>
            </m:r>
          </m:sub>
        </m:sSub>
      </m:oMath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that does the following: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list binary strings in order of length,</w:delText>
        </w:r>
      </w:del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use</w:delText>
        </w:r>
      </w:del>
      <w:del w:id="544" w:author="PR Preview" w:date="2026-01-01T00:00:00Z">
        <w:r>
          <w:delText xml:space="preserve"> </w:delText>
        </w:r>
      </w:del>
      <m:oMath>
        <m:r>
          <m:t>Q</m:t>
        </m:r>
      </m:oMath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to compute</w:delText>
        </w:r>
      </w:del>
      <w:del w:id="54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for each one,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and output the first</w:delText>
        </w:r>
      </w:del>
      <w:del w:id="552" w:author="PR Preview" w:date="2026-01-01T00:00:00Z">
        <w:r>
          <w:delText xml:space="preserve"> </w:delText>
        </w:r>
      </w:del>
      <m:oMath>
        <m:r>
          <m:t>x</m:t>
        </m:r>
      </m:oMath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with</w:delText>
        </w:r>
      </w:del>
      <w:del w:id="55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m</m:t>
        </m:r>
      </m:oMath>
      <w:del w:id="556" w:author="PR Preview" w:date="2026-01-01T00:00:00Z">
        <w:r>
          <w:delText xml:space="preserve">.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Such an</w:delText>
        </w:r>
      </w:del>
      <w:del w:id="559" w:author="PR Preview" w:date="2026-01-01T00:00:00Z">
        <w:r>
          <w:delText xml:space="preserve"> </w:delText>
        </w:r>
      </w:del>
      <m:oMath>
        <m:r>
          <m:t>x</m:t>
        </m:r>
      </m:oMath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exists, because fewer than</w:delText>
        </w:r>
      </w:del>
      <w:del w:id="562" w:author="PR Preview" w:date="2026-01-01T00:00:00Z">
        <w:r>
          <w:delText xml:space="preserve"> </w:delText>
        </w:r>
      </w:del>
      <m:oMath>
        <m:sSup>
          <m:e>
            <m:r>
              <m:t>2</m:t>
            </m:r>
          </m:e>
          <m:sup>
            <m:r>
              <m:t>m</m:t>
            </m:r>
          </m:sup>
        </m:sSup>
      </m:oMath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programs are shorter than</w:delText>
        </w:r>
      </w:del>
      <w:del w:id="565" w:author="PR Preview" w:date="2026-01-01T00:00:00Z">
        <w:r>
          <w:delText xml:space="preserve"> </w:delText>
        </w:r>
      </w:del>
      <m:oMath>
        <m:r>
          <m:t>m</m:t>
        </m:r>
      </m:oMath>
      <w:del w:id="566" w:author="PR Preview" w:date="2026-01-01T00:00:00Z">
        <w:r>
          <w:delText xml:space="preserve">,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so</w:delText>
        </w:r>
      </w:del>
      <w:del w:id="569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m</m:t>
            </m:r>
          </m:sub>
        </m:sSub>
      </m:oMath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halts, and its output</w:delText>
        </w:r>
      </w:del>
      <w:del w:id="572" w:author="PR Preview" w:date="2026-01-01T00:00:00Z">
        <w:r>
          <w:delText xml:space="preserve"> </w:delText>
        </w:r>
      </w:del>
      <m:oMath>
        <m:r>
          <m:t>x</m:t>
        </m:r>
      </m:oMath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has</w:delText>
        </w:r>
      </w:del>
      <w:del w:id="57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m</m:t>
        </m:r>
      </m:oMath>
      <w:del w:id="576" w:author="PR Preview" w:date="2026-01-01T00:00:00Z">
        <w:r>
          <w:delText xml:space="preserve">.</w:delText>
        </w:r>
      </w:del>
    </w:p>
    <w:p>
      <w:pPr>
        <w:pStyle w:val="BodyText"/>
      </w:pPr>
      <w:ins w:id="577" w:author="PR Preview" w:date="2026-01-01T00:00:00Z">
        <w:r>
          <w:rPr>
            <w:i/>
            <w:iCs/>
          </w:rPr>
          <w:t xml:space="preserve">Proof</w:t>
        </w:r>
      </w:ins>
      <w:ins w:id="578" w:author="PR Preview" w:date="2026-01-01T00:00:00Z">
        <w:r>
          <w:t xml:space="preserve">. </w:t>
        </w:r>
      </w:ins>
      <w:ins w:id="579" w:author="PR Preview" w:date="2026-01-01T00:00:00Z">
        <w:r>
          <w:t xml:space="preserve">Suppose a program</w:t>
        </w:r>
      </w:ins>
      <w:ins w:id="580" w:author="PR Preview" w:date="2026-01-01T00:00:00Z">
        <w:r>
          <w:t xml:space="preserve"> </w:t>
        </w:r>
      </w:ins>
      <m:oMath>
        <m:r>
          <m:t>Q</m:t>
        </m:r>
      </m:oMath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halts on every binary string</w:t>
        </w:r>
      </w:ins>
      <w:ins w:id="583" w:author="PR Preview" w:date="2026-01-01T00:00:00Z">
        <w:r>
          <w:t xml:space="preserve"> </w:t>
        </w:r>
      </w:ins>
      <m:oMath>
        <m:r>
          <m:t>x</m:t>
        </m:r>
      </m:oMath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and outputs</w:t>
        </w:r>
      </w:ins>
      <w:ins w:id="586" w:author="PR Preview" w:date="2026-01-01T00:00:00Z">
        <w:r>
          <w:t xml:space="preserve"> </w:t>
        </w:r>
      </w:ins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587" w:author="PR Preview" w:date="2026-01-01T00:00:00Z">
        <w:r>
          <w:t xml:space="preserve">.</w:t>
        </w:r>
      </w:ins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For each integer</w:t>
        </w:r>
      </w:ins>
      <w:ins w:id="59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≥</m:t>
        </m:r>
        <m:r>
          <m:t>1</m:t>
        </m:r>
      </m:oMath>
      <w:ins w:id="591" w:author="PR Preview" w:date="2026-01-01T00:00:00Z">
        <w:r>
          <w:t xml:space="preserve">, consider the program</w:t>
        </w:r>
      </w:ins>
      <w:ins w:id="592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m</m:t>
            </m:r>
          </m:sub>
        </m:sSub>
      </m:oMath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that does the following: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list binary strings in order of length,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and in lexicographic order within each length,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use</w:t>
        </w:r>
      </w:ins>
      <w:ins w:id="601" w:author="PR Preview" w:date="2026-01-01T00:00:00Z">
        <w:r>
          <w:t xml:space="preserve"> </w:t>
        </w:r>
      </w:ins>
      <m:oMath>
        <m:r>
          <m:t>Q</m:t>
        </m:r>
      </m:oMath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to compute</w:t>
        </w:r>
      </w:ins>
      <w:ins w:id="604" w:author="PR Preview" w:date="2026-01-01T00:00:00Z">
        <w:r>
          <w:t xml:space="preserve"> </w:t>
        </w:r>
      </w:ins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for each one,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and output the first</w:t>
        </w:r>
      </w:ins>
      <w:ins w:id="609" w:author="PR Preview" w:date="2026-01-01T00:00:00Z">
        <w:r>
          <w:t xml:space="preserve"> </w:t>
        </w:r>
      </w:ins>
      <m:oMath>
        <m:r>
          <m:t>x</m:t>
        </m:r>
      </m:oMath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with</w:t>
        </w:r>
      </w:ins>
      <w:ins w:id="612" w:author="PR Preview" w:date="2026-01-01T00:00:00Z">
        <w:r>
          <w:t xml:space="preserve"> </w:t>
        </w:r>
      </w:ins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ins w:id="613" w:author="PR Preview" w:date="2026-01-01T00:00:00Z">
        <w:r>
          <w:t xml:space="preserve">.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Such an</w:t>
        </w:r>
      </w:ins>
      <w:ins w:id="616" w:author="PR Preview" w:date="2026-01-01T00:00:00Z">
        <w:r>
          <w:t xml:space="preserve"> </w:t>
        </w:r>
      </w:ins>
      <m:oMath>
        <m:r>
          <m:t>x</m:t>
        </m:r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exists, because fewer than</w:t>
        </w:r>
      </w:ins>
      <w:ins w:id="619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m</m:t>
            </m:r>
          </m:sup>
        </m:sSup>
      </m:oMath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programs are shorter than</w:t>
        </w:r>
      </w:ins>
      <w:ins w:id="622" w:author="PR Preview" w:date="2026-01-01T00:00:00Z">
        <w:r>
          <w:t xml:space="preserve"> </w:t>
        </w:r>
      </w:ins>
      <m:oMath>
        <m:r>
          <m:t>m</m:t>
        </m:r>
      </m:oMath>
      <w:ins w:id="623" w:author="PR Preview" w:date="2026-01-01T00:00:00Z">
        <w:r>
          <w:t xml:space="preserve">,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so</w:t>
        </w:r>
      </w:ins>
      <w:ins w:id="626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m</m:t>
            </m:r>
          </m:sub>
        </m:sSub>
      </m:oMath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halts, and its output</w:t>
        </w:r>
      </w:ins>
      <w:ins w:id="629" w:author="PR Preview" w:date="2026-01-01T00:00:00Z">
        <w:r>
          <w:t xml:space="preserve"> </w:t>
        </w:r>
      </w:ins>
      <m:oMath>
        <m:r>
          <m:t>x</m:t>
        </m:r>
      </m:oMath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has</w:t>
        </w:r>
      </w:ins>
      <w:ins w:id="632" w:author="PR Preview" w:date="2026-01-01T00:00:00Z">
        <w:r>
          <w:t xml:space="preserve"> </w:t>
        </w:r>
      </w:ins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ins w:id="633" w:author="PR Preview" w:date="2026-01-01T00:00:00Z">
        <w:r>
          <w:t xml:space="preserve">.</w:t>
        </w:r>
      </w:ins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del w:id="634" w:author="PR Preview" w:date="2026-01-01T00:00:00Z">
        <w:r>
          <w:rPr>
            <w:b/>
            <w:bCs/>
          </w:rPr>
          <w:delText xml:space="preserve">Theorem 5 (Expected Kolmogorov complexity per symbol approaches the entropy)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Let</w:delText>
        </w:r>
      </w:del>
      <w:del w:id="63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be independent copies of a random variable</w:delText>
        </w:r>
      </w:del>
      <w:del w:id="640" w:author="PR Preview" w:date="2026-01-01T00:00:00Z">
        <w:r>
          <w:delText xml:space="preserve"> </w:delText>
        </w:r>
      </w:del>
      <m:oMath>
        <m:r>
          <m:t>X</m:t>
        </m:r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that takes values in a finite set</w:delText>
        </w:r>
      </w:del>
      <w:del w:id="64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X</m:t>
        </m:r>
      </m:oMath>
      <w:del w:id="644" w:author="PR Preview" w:date="2026-01-01T00:00:00Z">
        <w:r>
          <w:delText xml:space="preserve">,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each value written as a fixed-length binary string,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and let</w:delText>
        </w:r>
      </w:del>
      <w:del w:id="649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be the</w:delText>
        </w:r>
      </w:del>
      <w:del w:id="652" w:author="PR Preview" w:date="2026-01-01T00:00:00Z">
        <w:r>
          <w:delText xml:space="preserve"> </w:delText>
        </w:r>
      </w:del>
      <w:hyperlink r:id="rId23">
        <w:del w:id="653" w:author="PR Preview" w:date="2026-01-01T00:00:00Z">
          <w:r>
            <w:rPr>
              <w:rStyle w:val="Hyperlink"/>
            </w:rPr>
            <w:delText xml:space="preserve">entropy</w:delText>
          </w:r>
        </w:del>
      </w:hyperlink>
      <w:del w:id="654" w:author="PR Preview" w:date="2026-01-01T00:00:00Z">
        <w:r>
          <w:delText xml:space="preserve"> </w:delText>
        </w:r>
      </w:del>
      <w:del w:id="655" w:author="PR Preview" w:date="2026-01-01T00:00:00Z">
        <w:r>
          <w:delText xml:space="preserve">of</w:delText>
        </w:r>
      </w:del>
      <w:del w:id="656" w:author="PR Preview" w:date="2026-01-01T00:00:00Z">
        <w:r>
          <w:delText xml:space="preserve"> </w:delText>
        </w:r>
      </w:del>
      <m:oMath>
        <m:r>
          <m:t>X</m:t>
        </m:r>
      </m:oMath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with base-2 logarithms.</w:delText>
        </w:r>
      </w:del>
      <w:del w:id="659" w:author="PR Preview" w:date="2026-01-01T00:00:00Z">
        <w:r>
          <w:delText xml:space="preserve"> </w:delText>
        </w:r>
      </w:del>
      <w:del w:id="660" w:author="PR Preview" w:date="2026-01-01T00:00:00Z">
        <w:r>
          <w:delText xml:space="preserve">Write</w:delText>
        </w:r>
      </w:del>
      <w:del w:id="661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662" w:author="PR Preview" w:date="2026-01-01T00:00:00Z">
        <w:r>
          <w:delText xml:space="preserve">.</w:delText>
        </w:r>
      </w:del>
      <w:del w:id="663" w:author="PR Preview" w:date="2026-01-01T00:00:00Z">
        <w:r>
          <w:delText xml:space="preserve"> </w:delText>
        </w:r>
      </w:del>
      <w:del w:id="664" w:author="PR Preview" w:date="2026-01-01T00:00:00Z">
        <w:r>
          <w:delText xml:space="preserve">There is a constant</w:delText>
        </w:r>
      </w:del>
      <w:del w:id="665" w:author="PR Preview" w:date="2026-01-01T00:00:00Z">
        <w:r>
          <w:delText xml:space="preserve"> </w:delText>
        </w:r>
      </w:del>
      <m:oMath>
        <m:r>
          <m:t>c</m:t>
        </m:r>
      </m:oMath>
      <w:del w:id="666" w:author="PR Preview" w:date="2026-01-01T00:00:00Z">
        <w:r>
          <w:delText xml:space="preserve"> </w:delText>
        </w:r>
      </w:del>
      <w:del w:id="667" w:author="PR Preview" w:date="2026-01-01T00:00:00Z">
        <w:r>
          <w:delText xml:space="preserve">such that, for every</w:delText>
        </w:r>
      </w:del>
      <w:del w:id="66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≥</m:t>
        </m:r>
        <m:r>
          <m:t>1</m:t>
        </m:r>
      </m:oMath>
      <w:del w:id="669" w:author="PR Preview" w:date="2026-01-01T00:00:00Z">
        <w:r>
          <w:delText xml:space="preserve">,</w:delText>
        </w:r>
      </w:del>
    </w:p>
    <w:p>
      <w:pPr>
        <w:pStyle w:val="FirstParagraph"/>
      </w:pPr>
      <w:ins w:id="670" w:author="PR Preview" w:date="2026-01-01T00:00:00Z">
        <w:r>
          <w:rPr>
            <w:b/>
            <w:bCs/>
          </w:rPr>
          <w:t xml:space="preserve">Theorem 5 (Expected Kolmogorov complexity per symbol approaches the entropy)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Let</w:t>
        </w:r>
      </w:ins>
      <w:ins w:id="67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be independent copies of a random variable</w:t>
        </w:r>
      </w:ins>
      <w:ins w:id="676" w:author="PR Preview" w:date="2026-01-01T00:00:00Z">
        <w:r>
          <w:t xml:space="preserve"> </w:t>
        </w:r>
      </w:ins>
      <m:oMath>
        <m:r>
          <m:t>X</m:t>
        </m:r>
      </m:oMath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that takes values in a finite set</w:t>
        </w:r>
      </w:ins>
      <w:ins w:id="67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680" w:author="PR Preview" w:date="2026-01-01T00:00:00Z">
        <w:r>
          <w:t xml:space="preserve">,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each value written as a different binary string of one fixed length,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and let</w:t>
        </w:r>
      </w:ins>
      <w:ins w:id="685" w:author="PR Preview" w:date="2026-01-01T00:00:00Z">
        <w:r>
          <w:t xml:space="preserve"> </w:t>
        </w:r>
      </w:ins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be the</w:t>
        </w:r>
      </w:ins>
      <w:ins w:id="688" w:author="PR Preview" w:date="2026-01-01T00:00:00Z">
        <w:r>
          <w:t xml:space="preserve"> </w:t>
        </w:r>
      </w:ins>
      <w:hyperlink r:id="rId23">
        <w:ins w:id="689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of</w:t>
        </w:r>
      </w:ins>
      <w:ins w:id="692" w:author="PR Preview" w:date="2026-01-01T00:00:00Z">
        <w:r>
          <w:t xml:space="preserve"> </w:t>
        </w:r>
      </w:ins>
      <m:oMath>
        <m:r>
          <m:t>X</m:t>
        </m:r>
      </m:oMath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with base-2 logarithms.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Write</w:t>
        </w:r>
      </w:ins>
      <w:ins w:id="69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698" w:author="PR Preview" w:date="2026-01-01T00:00:00Z">
        <w:r>
          <w:t xml:space="preserve">.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There is a constant</w:t>
        </w:r>
      </w:ins>
      <w:ins w:id="701" w:author="PR Preview" w:date="2026-01-01T00:00:00Z">
        <w:r>
          <w:t xml:space="preserve"> </w:t>
        </w:r>
      </w:ins>
      <m:oMath>
        <m:r>
          <m:t>c</m:t>
        </m:r>
      </m:oMath>
      <w:ins w:id="702" w:author="PR Preview" w:date="2026-01-01T00:00:00Z">
        <w:r>
          <w:t xml:space="preserve">, which depends on</w:t>
        </w:r>
      </w:ins>
      <w:ins w:id="70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X</m:t>
        </m:r>
      </m:oMath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and</w:t>
        </w:r>
      </w:ins>
      <w:ins w:id="706" w:author="PR Preview" w:date="2026-01-01T00:00:00Z">
        <w:r>
          <w:t xml:space="preserve"> </w:t>
        </w:r>
      </w:ins>
      <m:oMath>
        <m:r>
          <m:t>U</m:t>
        </m:r>
      </m:oMath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but not on</w:t>
        </w:r>
      </w:ins>
      <w:ins w:id="709" w:author="PR Preview" w:date="2026-01-01T00:00:00Z">
        <w:r>
          <w:t xml:space="preserve"> </w:t>
        </w:r>
      </w:ins>
      <m:oMath>
        <m:r>
          <m:t>n</m:t>
        </m:r>
      </m:oMath>
      <w:ins w:id="710" w:author="PR Preview" w:date="2026-01-01T00:00:00Z">
        <w:r>
          <w:t xml:space="preserve">,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such that, for every</w:t>
        </w:r>
      </w:ins>
      <w:ins w:id="71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71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2026-10-15T00:59:19Z</dcterms:created>
  <dcterms:modified xsi:type="dcterms:W3CDTF">2026-10-15T00:59:19Z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17:56:51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