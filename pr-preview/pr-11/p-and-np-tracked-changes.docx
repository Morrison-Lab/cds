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 and NP</w:t>
        </w:r>
      </w:ins>
    </w:p>
    <w:p>
      <w:pPr>
        <w:pStyle w:val="Date"/>
      </w:pPr>
      <w:ins w:id="2" w:author="PR Preview" w:date="2026-01-01T00:00:00Z">
        <w:r>
          <w:t xml:space="preserve">Last modified: 2026-10-14 11:42:40 (PDT)</w:t>
        </w:r>
      </w:ins>
    </w:p>
    <w:p>
      <w:pPr>
        <w:pStyle w:val="FirstParagraph"/>
      </w:pPr>
      <w:ins w:id="3" w:author="PR Preview" w:date="2026-01-01T00:00:00Z">
        <w:r>
          <w:t xml:space="preserve">Some problems have fast algorithms; for others, the best known algorithms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take time that grows exponentially with the size of the input.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defines the class P of problems with fast algorithms,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the class NP of problems whose yes answers can be checked fast,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measuring speed with</w:t>
        </w:r>
      </w:ins>
      <w:ins w:id="12" w:author="PR Preview" w:date="2026-01-01T00:00:00Z">
        <w:r>
          <w:t xml:space="preserve"> </w:t>
        </w:r>
      </w:ins>
      <w:hyperlink r:id="rId9">
        <w:ins w:id="13" w:author="PR Preview" w:date="2026-01-01T00:00:00Z">
          <w:r>
            <w:rPr>
              <w:rStyle w:val="Hyperlink"/>
            </w:rPr>
            <w:t xml:space="preserve">asymptotic notation</w:t>
          </w:r>
        </w:ins>
      </w:hyperlink>
      <w:ins w:id="14" w:author="PR Preview" w:date="2026-01-01T00:00:00Z">
        <w:r>
          <w:t xml:space="preserve">.</w:t>
        </w:r>
      </w:ins>
    </w:p>
    <w:bookmarkStart w:id="13" w:name="sec-decision-problems"/>
    <w:p>
      <w:pPr>
        <w:pStyle w:val="Heading2"/>
      </w:pPr>
      <w:ins w:id="15" w:author="PR Preview" w:date="2026-01-01T00:00:00Z">
        <w:r>
          <w:t xml:space="preserve">1 Decision problems and running time</w:t>
        </w:r>
      </w:ins>
    </w:p>
    <w:bookmarkStart w:id="10" w:name="def-decision-problem"/>
    <w:p>
      <w:pPr>
        <w:pStyle w:val="FirstParagraph"/>
      </w:pPr>
      <w:ins w:id="16" w:author="PR Preview" w:date="2026-01-01T00:00:00Z">
        <w:r>
          <w:rPr>
            <w:b/>
            <w:bCs/>
          </w:rPr>
          <w:t xml:space="preserve">Definition 1 (Decision problem)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decision problem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asks a yes-or-no question about an input.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Write each input as a binary string</w:t>
        </w:r>
      </w:ins>
      <w:ins w:id="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set of finite strings of binary digits,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write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its length.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decision problem is then the set</w:t>
        </w:r>
      </w:ins>
      <w:ins w:id="3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of inputs whose answer is yes,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an algorithm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decides</w:t>
        </w:r>
      </w:ins>
      <w:ins w:id="43" w:author="PR Preview" w:date="2026-01-01T00:00:00Z">
        <w:r>
          <w:t xml:space="preserve"> </w:t>
        </w:r>
      </w:ins>
      <m:oMath>
        <m:r>
          <m:t>L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if,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on every input</w:t>
        </w:r>
      </w:ins>
      <w:ins w:id="48" w:author="PR Preview" w:date="2026-01-01T00:00:00Z">
        <w:r>
          <w:t xml:space="preserve"> </w:t>
        </w:r>
      </w:ins>
      <m:oMath>
        <m:r>
          <m:t>x</m:t>
        </m:r>
      </m:oMath>
      <w:ins w:id="49" w:author="PR Preview" w:date="2026-01-01T00:00:00Z">
        <w:r>
          <w:t xml:space="preserve">, it halts and outputs</w:t>
        </w:r>
      </w:ins>
      <w:ins w:id="50" w:author="PR Preview" w:date="2026-01-01T00:00:00Z">
        <w:r>
          <w:t xml:space="preserve"> </w:t>
        </w:r>
      </w:ins>
      <m:oMath>
        <m:r>
          <m:t>1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if</w:t>
        </w:r>
      </w:ins>
      <w:ins w:id="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L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m:oMath>
        <m:r>
          <m:t>0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if</w:t>
        </w:r>
      </w:ins>
      <w:ins w:id="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∉</m:t>
        </m:r>
        <m:r>
          <m:t>L</m:t>
        </m:r>
      </m:oMath>
      <w:ins w:id="60" w:author="PR Preview" w:date="2026-01-01T00:00:00Z">
        <w:r>
          <w:t xml:space="preserve">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Arora and Barak (2009, chap. 1)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call such a set</w:t>
        </w:r>
      </w:ins>
      <w:ins w:id="65" w:author="PR Preview" w:date="2026-01-01T00:00:00Z">
        <w:r>
          <w:t xml:space="preserve"> </w:t>
        </w:r>
      </w:ins>
      <m:oMath>
        <m:r>
          <m:t>L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i/>
            <w:iCs/>
          </w:rPr>
          <w:t xml:space="preserve">language</w:t>
        </w:r>
      </w:ins>
      <w:ins w:id="70" w:author="PR Preview" w:date="2026-01-01T00:00:00Z">
        <w:r>
          <w:t xml:space="preserve">.</w:t>
        </w:r>
      </w:ins>
    </w:p>
    <w:bookmarkEnd w:id="10"/>
    <w:bookmarkStart w:id="12" w:name="def-running-time"/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Definition 2 (Running time)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Let</w:t>
        </w:r>
      </w:ins>
      <w:ins w:id="74" w:author="PR Preview" w:date="2026-01-01T00:00:00Z">
        <w:r>
          <w:t xml:space="preserve"> </w:t>
        </w:r>
      </w:ins>
      <m:oMath>
        <m:r>
          <m:t>T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be a function from the nonnegative integers to the nonnegative integers.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 algorithm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runs in time</w:t>
        </w:r>
      </w:ins>
      <w:ins w:id="8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if on every input</w:t>
        </w:r>
      </w:ins>
      <w:ins w:id="84" w:author="PR Preview" w:date="2026-01-01T00:00:00Z">
        <w:r>
          <w:t xml:space="preserve"> </w:t>
        </w:r>
      </w:ins>
      <m:oMath>
        <m:r>
          <m:t>x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it halts within</w:t>
        </w:r>
      </w:ins>
      <w:ins w:id="8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steps.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It runs in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polynomial time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 it runs in time</w:t>
        </w:r>
      </w:ins>
      <w:ins w:id="9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with</w:t>
        </w:r>
      </w:ins>
      <w:ins w:id="9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some constant</w:t>
        </w:r>
      </w:ins>
      <w:ins w:id="102" w:author="PR Preview" w:date="2026-01-01T00:00:00Z">
        <w:r>
          <w:t xml:space="preserve"> </w:t>
        </w:r>
      </w:ins>
      <m:oMath>
        <m:r>
          <m:t>c</m:t>
        </m:r>
      </m:oMath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where</w:t>
        </w:r>
      </w:ins>
      <w:ins w:id="106" w:author="PR Preview" w:date="2026-01-01T00:00:00Z">
        <w:r>
          <w:t xml:space="preserve"> </w:t>
        </w:r>
      </w:ins>
      <m:oMath>
        <m:r>
          <m:t>O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w:hyperlink r:id="rId11">
        <w:ins w:id="110" w:author="PR Preview" w:date="2026-01-01T00:00:00Z">
          <w:r>
            <w:rPr>
              <w:rStyle w:val="Hyperlink"/>
            </w:rPr>
            <w:t xml:space="preserve">big-O notation</w:t>
          </w:r>
        </w:ins>
      </w:hyperlink>
      <w:ins w:id="111" w:author="PR Preview" w:date="2026-01-01T00:00:00Z">
        <w:r>
          <w:t xml:space="preserve">.</w:t>
        </w:r>
      </w:ins>
    </w:p>
    <w:bookmarkEnd w:id="12"/>
    <w:bookmarkEnd w:id="13"/>
    <w:bookmarkStart w:id="18" w:name="sec-class-p"/>
    <w:p>
      <w:pPr>
        <w:pStyle w:val="Heading2"/>
      </w:pPr>
      <w:ins w:id="112" w:author="PR Preview" w:date="2026-01-01T00:00:00Z">
        <w:r>
          <w:t xml:space="preserve">2 The class P</w:t>
        </w:r>
      </w:ins>
    </w:p>
    <w:bookmarkStart w:id="14" w:name="def-class-p"/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Definition 3 (The class P)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P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the set of</w:t>
        </w:r>
      </w:ins>
      <w:ins w:id="118" w:author="PR Preview" w:date="2026-01-01T00:00:00Z">
        <w:r>
          <w:t xml:space="preserve"> </w:t>
        </w:r>
      </w:ins>
      <w:hyperlink w:anchor="def-decision-problem">
        <w:ins w:id="119" w:author="PR Preview" w:date="2026-01-01T00:00:00Z">
          <w:r>
            <w:rPr>
              <w:rStyle w:val="Hyperlink"/>
            </w:rPr>
            <w:t xml:space="preserve">decision problems</w:t>
          </w:r>
        </w:ins>
      </w:hyperlink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that some algorithm decides in</w:t>
        </w:r>
      </w:ins>
      <w:ins w:id="122" w:author="PR Preview" w:date="2026-01-01T00:00:00Z">
        <w:r>
          <w:t xml:space="preserve"> </w:t>
        </w:r>
      </w:ins>
      <w:hyperlink w:anchor="def-running-time">
        <w:ins w:id="123" w:author="PR Preview" w:date="2026-01-01T00:00:00Z">
          <w:r>
            <w:rPr>
              <w:rStyle w:val="Hyperlink"/>
            </w:rPr>
            <w:t xml:space="preserve">polynomial time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(Arora and Barak 2009, sec. 1.6)</w:t>
        </w:r>
      </w:ins>
      <w:ins w:id="126" w:author="PR Preview" w:date="2026-01-01T00:00:00Z">
        <w:r>
          <w:t xml:space="preserve">.</w:t>
        </w:r>
      </w:ins>
    </w:p>
    <w:bookmarkEnd w:id="14"/>
    <w:bookmarkStart w:id="15" w:name="rem-algorithm-model"/>
    <w:p>
      <w:pPr>
        <w:pStyle w:val="BodyText"/>
      </w:pPr>
      <w:ins w:id="127" w:author="PR Preview" w:date="2026-01-01T00:00:00Z">
        <w:r>
          <w:rPr>
            <w:i/>
            <w:iCs/>
          </w:rPr>
          <w:t xml:space="preserve">Remark 1</w:t>
        </w:r>
      </w:ins>
      <w:ins w:id="128" w:author="PR Preview" w:date="2026-01-01T00:00:00Z">
        <w:r>
          <w:t xml:space="preserve"> (What counts as an algorithm and a step). </w:t>
        </w:r>
      </w:ins>
      <w:ins w:id="129" w:author="PR Preview" w:date="2026-01-01T00:00:00Z">
        <w:r>
          <w:t xml:space="preserve">Arora and Barak (2009, chap. 1)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make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“algorithm”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precise as a Turing machine,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count one step as one move of the machine.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These notes have not yet defined Turing machines,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so read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“algorithm”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as any program for an ordinary computer,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with one step per basic operation on a bounded number of bits.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 two models can simulate each other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with at most a polynomial increase in running time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(Arora and Barak 2009, chap. 1)</w:t>
        </w:r>
      </w:ins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so they agree on which problems are in P.</w:t>
        </w:r>
      </w:ins>
    </w:p>
    <w:bookmarkEnd w:id="15"/>
    <w:bookmarkStart w:id="16" w:name="def-path"/>
    <w:p>
      <w:pPr>
        <w:pStyle w:val="BodyText"/>
      </w:pPr>
      <w:ins w:id="157" w:author="PR Preview" w:date="2026-01-01T00:00:00Z">
        <w:r>
          <w:rPr>
            <w:b/>
            <w:bCs/>
          </w:rPr>
          <w:t xml:space="preserve">Definition 4 (The reachability problem PATH)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The decision problem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b/>
            <w:bCs/>
          </w:rPr>
          <w:t xml:space="preserve">PATH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asks: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given a graph</w:t>
        </w:r>
      </w:ins>
      <w:ins w:id="166" w:author="PR Preview" w:date="2026-01-01T00:00:00Z">
        <w:r>
          <w:t xml:space="preserve"> </w:t>
        </w:r>
      </w:ins>
      <m:oMath>
        <m:r>
          <m:t>G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with</w:t>
        </w:r>
      </w:ins>
      <w:ins w:id="169" w:author="PR Preview" w:date="2026-01-01T00:00:00Z">
        <w:r>
          <w:t xml:space="preserve"> </w:t>
        </w:r>
      </w:ins>
      <m:oMath>
        <m:r>
          <m:t>m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vertices, stored as its</w:t>
        </w:r>
      </w:ins>
      <w:ins w:id="17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adjacency matrix,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two vertices</w:t>
        </w:r>
      </w:ins>
      <w:ins w:id="177" w:author="PR Preview" w:date="2026-01-01T00:00:00Z">
        <w:r>
          <w:t xml:space="preserve"> </w:t>
        </w:r>
      </w:ins>
      <m:oMath>
        <m:r>
          <m:t>s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and</w:t>
        </w:r>
      </w:ins>
      <w:ins w:id="180" w:author="PR Preview" w:date="2026-01-01T00:00:00Z">
        <w:r>
          <w:t xml:space="preserve"> </w:t>
        </w:r>
      </w:ins>
      <m:oMath>
        <m:r>
          <m:t>t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is there a path from</w:t>
        </w:r>
      </w:ins>
      <w:ins w:id="184" w:author="PR Preview" w:date="2026-01-01T00:00:00Z">
        <w:r>
          <w:t xml:space="preserve"> </w:t>
        </w:r>
      </w:ins>
      <m:oMath>
        <m:r>
          <m:t>s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to</w:t>
        </w:r>
      </w:ins>
      <w:ins w:id="187" w:author="PR Preview" w:date="2026-01-01T00:00:00Z">
        <w:r>
          <w:t xml:space="preserve"> </w:t>
        </w:r>
      </w:ins>
      <m:oMath>
        <m:r>
          <m:t>t</m:t>
        </m:r>
      </m:oMath>
      <w:ins w:id="188" w:author="PR Preview" w:date="2026-01-01T00:00:00Z">
        <w:r>
          <w:t xml:space="preserve">?</w:t>
        </w:r>
      </w:ins>
    </w:p>
    <w:bookmarkEnd w:id="16"/>
    <w:bookmarkStart w:id="17" w:name="exm-path-in-p"/>
    <w:p>
      <w:pPr>
        <w:pStyle w:val="BodyText"/>
      </w:pPr>
      <w:ins w:id="189" w:author="PR Preview" w:date="2026-01-01T00:00:00Z">
        <w:r>
          <w:rPr>
            <w:b/>
            <w:bCs/>
          </w:rPr>
          <w:t xml:space="preserve">Example 1 (Reachability is in P)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Breadth-first search decides</w:t>
        </w:r>
      </w:ins>
      <w:ins w:id="192" w:author="PR Preview" w:date="2026-01-01T00:00:00Z">
        <w:r>
          <w:t xml:space="preserve"> </w:t>
        </w:r>
      </w:ins>
      <w:hyperlink w:anchor="def-path">
        <w:ins w:id="193" w:author="PR Preview" w:date="2026-01-01T00:00:00Z">
          <w:r>
            <w:rPr>
              <w:rStyle w:val="Hyperlink"/>
            </w:rPr>
            <w:t xml:space="preserve">PATH</w:t>
          </w:r>
        </w:ins>
      </w:hyperlink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starts at</w:t>
        </w:r>
      </w:ins>
      <w:ins w:id="197" w:author="PR Preview" w:date="2026-01-01T00:00:00Z">
        <w:r>
          <w:t xml:space="preserve"> </w:t>
        </w:r>
      </w:ins>
      <m:oMath>
        <m:r>
          <m:t>s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and, for each vertex it reaches, scans that vertex’s row of the matrix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neighbors not yet reached.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It handles each vertex at most once and scans each row in</w:t>
        </w:r>
      </w:ins>
      <w:ins w:id="205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steps,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so it takes</w:t>
        </w:r>
      </w:ins>
      <w:ins w:id="210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steps in all,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 it answers yes exactly when it reaches</w:t>
        </w:r>
      </w:ins>
      <w:ins w:id="215" w:author="PR Preview" w:date="2026-01-01T00:00:00Z">
        <w:r>
          <w:t xml:space="preserve"> </w:t>
        </w:r>
      </w:ins>
      <m:oMath>
        <m:r>
          <m:t>t</m:t>
        </m:r>
      </m:oMath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 input has length at least</w:t>
        </w:r>
      </w:ins>
      <w:ins w:id="219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2</m:t>
            </m:r>
          </m:sup>
        </m:sSup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so this running time is</w:t>
        </w:r>
      </w:ins>
      <w:ins w:id="223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in the input length</w:t>
        </w:r>
      </w:ins>
      <w:ins w:id="226" w:author="PR Preview" w:date="2026-01-01T00:00:00Z">
        <w:r>
          <w:t xml:space="preserve"> </w:t>
        </w:r>
      </w:ins>
      <m:oMath>
        <m:r>
          <m:t>n</m:t>
        </m:r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PATH is in P (</w:t>
        </w:r>
      </w:ins>
      <w:hyperlink w:anchor="def-class-p">
        <w:ins w:id="23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31" w:author="PR Preview" w:date="2026-01-01T00:00:00Z">
        <w:r>
          <w:t xml:space="preserve">).</w:t>
        </w:r>
      </w:ins>
    </w:p>
    <w:bookmarkEnd w:id="17"/>
    <w:bookmarkEnd w:id="18"/>
    <w:bookmarkStart w:id="25" w:name="sec-class-np"/>
    <w:p>
      <w:pPr>
        <w:pStyle w:val="Heading2"/>
      </w:pPr>
      <w:ins w:id="232" w:author="PR Preview" w:date="2026-01-01T00:00:00Z">
        <w:r>
          <w:t xml:space="preserve">3 The class NP</w:t>
        </w:r>
      </w:ins>
    </w:p>
    <w:bookmarkStart w:id="19" w:name="def-class-np"/>
    <w:p>
      <w:pPr>
        <w:pStyle w:val="FirstParagraph"/>
      </w:pPr>
      <w:ins w:id="233" w:author="PR Preview" w:date="2026-01-01T00:00:00Z">
        <w:r>
          <w:rPr>
            <w:b/>
            <w:bCs/>
          </w:rPr>
          <w:t xml:space="preserve">Definition 5 (The class NP)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</w:t>
        </w:r>
      </w:ins>
      <w:ins w:id="236" w:author="PR Preview" w:date="2026-01-01T00:00:00Z">
        <w:r>
          <w:t xml:space="preserve"> </w:t>
        </w:r>
      </w:ins>
      <w:hyperlink w:anchor="def-decision-problem">
        <w:ins w:id="237" w:author="PR Preview" w:date="2026-01-01T00:00:00Z">
          <w:r>
            <w:rPr>
              <w:rStyle w:val="Hyperlink"/>
            </w:rPr>
            <w:t xml:space="preserve">decision problem</w:t>
          </w:r>
        </w:ins>
      </w:hyperlink>
      <w:ins w:id="238" w:author="PR Preview" w:date="2026-01-01T00:00:00Z">
        <w:r>
          <w:t xml:space="preserve"> </w:t>
        </w:r>
      </w:ins>
      <m:oMath>
        <m:r>
          <m:t>L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in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rPr>
            <w:b/>
            <w:bCs/>
          </w:rPr>
          <w:t xml:space="preserve">NP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if there are a polynomial</w:t>
        </w:r>
      </w:ins>
      <w:ins w:id="245" w:author="PR Preview" w:date="2026-01-01T00:00:00Z">
        <w:r>
          <w:t xml:space="preserve"> </w:t>
        </w:r>
      </w:ins>
      <m:oMath>
        <m:r>
          <m:t>q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 an algorithm</w:t>
        </w:r>
      </w:ins>
      <w:ins w:id="248" w:author="PR Preview" w:date="2026-01-01T00:00:00Z">
        <w:r>
          <w:t xml:space="preserve"> </w:t>
        </w:r>
      </w:ins>
      <m:oMath>
        <m:r>
          <m:t>V</m:t>
        </m:r>
      </m:oMath>
      <w:ins w:id="249" w:author="PR Preview" w:date="2026-01-01T00:00:00Z">
        <w:r>
          <w:t xml:space="preserve">, the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i/>
            <w:iCs/>
          </w:rPr>
          <w:t xml:space="preserve">verifier</w:t>
        </w:r>
      </w:ins>
      <w:ins w:id="252" w:author="PR Preview" w:date="2026-01-01T00:00:00Z">
        <w:r>
          <w:t xml:space="preserve">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which takes two binary strings</w:t>
        </w:r>
      </w:ins>
      <w:ins w:id="255" w:author="PR Preview" w:date="2026-01-01T00:00:00Z">
        <w:r>
          <w:t xml:space="preserve"> </w:t>
        </w:r>
      </w:ins>
      <m:oMath>
        <m:r>
          <m:t>x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and</w:t>
        </w:r>
      </w:ins>
      <w:ins w:id="258" w:author="PR Preview" w:date="2026-01-01T00:00:00Z">
        <w:r>
          <w:t xml:space="preserve"> </w:t>
        </w:r>
      </w:ins>
      <m:oMath>
        <m:r>
          <m:t>u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as input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and runs in time polynomial in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such that for every</w:t>
        </w:r>
      </w:ins>
      <w:ins w:id="26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ins w:id="2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69" w:author="PR Preview" w:date="2026-01-01T00:00:00Z">
        <w:r>
          <w:t xml:space="preserve">A string</w:t>
        </w:r>
      </w:ins>
      <w:ins w:id="270" w:author="PR Preview" w:date="2026-01-01T00:00:00Z">
        <w:r>
          <w:t xml:space="preserve"> </w:t>
        </w:r>
      </w:ins>
      <m:oMath>
        <m:r>
          <m:t>u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with</w:t>
        </w:r>
      </w:ins>
      <w:ins w:id="273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a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rPr>
            <w:i/>
            <w:iCs/>
          </w:rPr>
          <w:t xml:space="preserve">certificate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for</w:t>
        </w:r>
      </w:ins>
      <w:ins w:id="280" w:author="PR Preview" w:date="2026-01-01T00:00:00Z">
        <w:r>
          <w:t xml:space="preserve"> </w:t>
        </w:r>
      </w:ins>
      <m:oMath>
        <m:r>
          <m:t>x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(Arora and Barak 2009, sec. 2.1)</w:t>
        </w:r>
      </w:ins>
      <w:ins w:id="283" w:author="PR Preview" w:date="2026-01-01T00:00:00Z">
        <w:r>
          <w:t xml:space="preserve">.</w:t>
        </w:r>
      </w:ins>
    </w:p>
    <w:bookmarkEnd w:id="19"/>
    <w:bookmarkStart w:id="20" w:name="rem-np-meaning"/>
    <w:p>
      <w:pPr>
        <w:pStyle w:val="BodyText"/>
      </w:pPr>
      <w:ins w:id="284" w:author="PR Preview" w:date="2026-01-01T00:00:00Z">
        <w:r>
          <w:rPr>
            <w:i/>
            <w:iCs/>
          </w:rPr>
          <w:t xml:space="preserve">Remark 2</w:t>
        </w:r>
      </w:ins>
      <w:ins w:id="285" w:author="PR Preview" w:date="2026-01-01T00:00:00Z">
        <w:r>
          <w:t xml:space="preserve"> (NP means checkable, not solvable). </w:t>
        </w:r>
      </w:ins>
      <w:ins w:id="286" w:author="PR Preview" w:date="2026-01-01T00:00:00Z">
        <w:r>
          <w:t xml:space="preserve">For a problem in NP (</w:t>
        </w:r>
      </w:ins>
      <w:hyperlink w:anchor="def-class-np">
        <w:ins w:id="28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8" w:author="PR Preview" w:date="2026-01-01T00:00:00Z">
        <w:r>
          <w:t xml:space="preserve">),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 yes answer always has a short proof that can be checked quickly,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though nothing says the proof is easy to find.</w:t>
        </w:r>
      </w:ins>
    </w:p>
    <w:bookmarkEnd w:id="20"/>
    <w:bookmarkStart w:id="21" w:name="def-indset"/>
    <w:p>
      <w:pPr>
        <w:pStyle w:val="BodyText"/>
      </w:pPr>
      <w:ins w:id="293" w:author="PR Preview" w:date="2026-01-01T00:00:00Z">
        <w:r>
          <w:rPr>
            <w:b/>
            <w:bCs/>
          </w:rPr>
          <w:t xml:space="preserve">Definition 6 (The independent set problem INDSET)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An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i/>
            <w:iCs/>
          </w:rPr>
          <w:t xml:space="preserve">independent set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in a graph is a set of vertices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no two of which are joined by an edge.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The decision problem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rPr>
            <w:b/>
            <w:bCs/>
          </w:rPr>
          <w:t xml:space="preserve">INDSET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asks: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given a graph</w:t>
        </w:r>
      </w:ins>
      <w:ins w:id="310" w:author="PR Preview" w:date="2026-01-01T00:00:00Z">
        <w:r>
          <w:t xml:space="preserve"> </w:t>
        </w:r>
      </w:ins>
      <m:oMath>
        <m:r>
          <m:t>G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with</w:t>
        </w:r>
      </w:ins>
      <w:ins w:id="313" w:author="PR Preview" w:date="2026-01-01T00:00:00Z">
        <w:r>
          <w:t xml:space="preserve"> </w:t>
        </w:r>
      </w:ins>
      <m:oMath>
        <m:r>
          <m:t>m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vertices, stored as its adjacency matrix,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and an integer</w:t>
        </w:r>
      </w:ins>
      <w:ins w:id="3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does</w:t>
        </w:r>
      </w:ins>
      <w:ins w:id="322" w:author="PR Preview" w:date="2026-01-01T00:00:00Z">
        <w:r>
          <w:t xml:space="preserve"> </w:t>
        </w:r>
      </w:ins>
      <m:oMath>
        <m:r>
          <m:t>G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have an independent set of</w:t>
        </w:r>
      </w:ins>
      <w:ins w:id="325" w:author="PR Preview" w:date="2026-01-01T00:00:00Z">
        <w:r>
          <w:t xml:space="preserve"> </w:t>
        </w:r>
      </w:ins>
      <m:oMath>
        <m:r>
          <m:t>k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vertices?</w:t>
        </w:r>
      </w:ins>
    </w:p>
    <w:bookmarkEnd w:id="21"/>
    <w:bookmarkStart w:id="22" w:name="exm-indset-in-np"/>
    <w:p>
      <w:pPr>
        <w:pStyle w:val="BodyText"/>
      </w:pPr>
      <w:ins w:id="328" w:author="PR Preview" w:date="2026-01-01T00:00:00Z">
        <w:r>
          <w:rPr>
            <w:b/>
            <w:bCs/>
          </w:rPr>
          <w:t xml:space="preserve">Example 2 (Independent set is in NP)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Let</w:t>
        </w:r>
      </w:ins>
      <w:ins w:id="331" w:author="PR Preview" w:date="2026-01-01T00:00:00Z">
        <w:r>
          <w:t xml:space="preserve"> </w:t>
        </w:r>
      </w:ins>
      <m:oMath>
        <m:r>
          <m:t>x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be an input to</w:t>
        </w:r>
      </w:ins>
      <w:ins w:id="334" w:author="PR Preview" w:date="2026-01-01T00:00:00Z">
        <w:r>
          <w:t xml:space="preserve"> </w:t>
        </w:r>
      </w:ins>
      <w:hyperlink w:anchor="def-indset">
        <w:ins w:id="335" w:author="PR Preview" w:date="2026-01-01T00:00:00Z">
          <w:r>
            <w:rPr>
              <w:rStyle w:val="Hyperlink"/>
            </w:rPr>
            <w:t xml:space="preserve">INDSET</w:t>
          </w:r>
        </w:ins>
      </w:hyperlink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with a graph of</w:t>
        </w:r>
      </w:ins>
      <w:ins w:id="339" w:author="PR Preview" w:date="2026-01-01T00:00:00Z">
        <w:r>
          <w:t xml:space="preserve"> </w:t>
        </w:r>
      </w:ins>
      <m:oMath>
        <m:r>
          <m:t>m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vertices.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Its adjacency matrix has</w:t>
        </w:r>
      </w:ins>
      <w:ins w:id="344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entries, so</w:t>
        </w:r>
      </w:ins>
      <w:ins w:id="34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ins w:id="348" w:author="PR Preview" w:date="2026-01-01T00:00:00Z">
        <w:r>
          <w:t xml:space="preserve">.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Take</w:t>
        </w:r>
      </w:ins>
      <w:ins w:id="3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in</w:t>
        </w:r>
      </w:ins>
      <w:ins w:id="354" w:author="PR Preview" w:date="2026-01-01T00:00:00Z">
        <w:r>
          <w:t xml:space="preserve"> </w:t>
        </w:r>
      </w:ins>
      <w:hyperlink w:anchor="def-class-np">
        <w:ins w:id="35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so a certificate</w:t>
        </w:r>
      </w:ins>
      <w:ins w:id="359" w:author="PR Preview" w:date="2026-01-01T00:00:00Z">
        <w:r>
          <w:t xml:space="preserve"> </w:t>
        </w:r>
      </w:ins>
      <m:oMath>
        <m:r>
          <m:t>u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has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binary digits.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Its first</w:t>
        </w:r>
      </w:ins>
      <w:ins w:id="367" w:author="PR Preview" w:date="2026-01-01T00:00:00Z">
        <w:r>
          <w:t xml:space="preserve"> </w:t>
        </w:r>
      </w:ins>
      <m:oMath>
        <m:r>
          <m:t>m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digits mark the vertices of a proposed independent set,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and the verifier ignores the rest.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 verifier checks that</w:t>
        </w:r>
      </w:ins>
      <w:ins w:id="374" w:author="PR Preview" w:date="2026-01-01T00:00:00Z">
        <w:r>
          <w:t xml:space="preserve"> </w:t>
        </w:r>
      </w:ins>
      <m:oMath>
        <m:r>
          <m:t>k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of those</w:t>
        </w:r>
      </w:ins>
      <w:ins w:id="377" w:author="PR Preview" w:date="2026-01-01T00:00:00Z">
        <w:r>
          <w:t xml:space="preserve"> </w:t>
        </w:r>
      </w:ins>
      <m:oMath>
        <m:r>
          <m:t>m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digits are</w:t>
        </w:r>
      </w:ins>
      <w:ins w:id="380" w:author="PR Preview" w:date="2026-01-01T00:00:00Z">
        <w:r>
          <w:t xml:space="preserve"> </w:t>
        </w:r>
      </w:ins>
      <m:oMath>
        <m:r>
          <m:t>1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 that no two marked vertices are adjacent.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That takes</w:t>
        </w:r>
      </w:ins>
      <w:ins w:id="385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lookups in the adjacency matrix,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which is polynomial in</w:t>
        </w:r>
      </w:ins>
      <w:ins w:id="390" w:author="PR Preview" w:date="2026-01-01T00:00:00Z">
        <w:r>
          <w:t xml:space="preserve"> </w:t>
        </w:r>
      </w:ins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m:oMath>
        <m:r>
          <m:t>G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has an independent set of</w:t>
        </w:r>
      </w:ins>
      <w:ins w:id="395" w:author="PR Preview" w:date="2026-01-01T00:00:00Z">
        <w:r>
          <w:t xml:space="preserve"> </w:t>
        </w:r>
      </w:ins>
      <m:oMath>
        <m:r>
          <m:t>k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vertices exactly when some such</w:t>
        </w:r>
      </w:ins>
      <w:ins w:id="398" w:author="PR Preview" w:date="2026-01-01T00:00:00Z">
        <w:r>
          <w:t xml:space="preserve"> </w:t>
        </w:r>
      </w:ins>
      <m:oMath>
        <m:r>
          <m:t>u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passes,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so INDSET is in NP (</w:t>
        </w:r>
      </w:ins>
      <w:hyperlink w:anchor="def-class-np">
        <w:ins w:id="40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04" w:author="PR Preview" w:date="2026-01-01T00:00:00Z">
        <w:r>
          <w:t xml:space="preserve">).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No polynomial-time algorithm that decides INDSET is known.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Arora and Barak (2009, sec. 2.1)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use the same example.</w:t>
        </w:r>
      </w:ins>
    </w:p>
    <w:bookmarkEnd w:id="22"/>
    <w:bookmarkStart w:id="23" w:name="thm-p-subset-np"/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Theorem 1 (P is contained in NP)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Every decision problem in P (</w:t>
        </w:r>
      </w:ins>
      <w:hyperlink w:anchor="def-class-p">
        <w:ins w:id="41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15" w:author="PR Preview" w:date="2026-01-01T00:00:00Z">
        <w:r>
          <w:t xml:space="preserve">) is in NP (</w:t>
        </w:r>
      </w:ins>
      <w:hyperlink w:anchor="def-class-np">
        <w:ins w:id="41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17" w:author="PR Preview" w:date="2026-01-01T00:00:00Z">
        <w:r>
          <w:t xml:space="preserve">).</w:t>
        </w:r>
      </w:ins>
    </w:p>
    <w:bookmarkEnd w:id="23"/>
    <w:p>
      <w:pPr>
        <w:pStyle w:val="BodyText"/>
      </w:pPr>
      <w:ins w:id="418" w:author="PR Preview" w:date="2026-01-01T00:00:00Z">
        <w:r>
          <w:rPr>
            <w:i/>
            <w:iCs/>
          </w:rPr>
          <w:t xml:space="preserve">Proof</w:t>
        </w:r>
      </w:ins>
      <w:ins w:id="419" w:author="PR Preview" w:date="2026-01-01T00:00:00Z">
        <w:r>
          <w:t xml:space="preserve">. </w:t>
        </w:r>
      </w:ins>
      <w:ins w:id="420" w:author="PR Preview" w:date="2026-01-01T00:00:00Z">
        <w:r>
          <w:t xml:space="preserve">Let an algorithm</w:t>
        </w:r>
      </w:ins>
      <w:ins w:id="421" w:author="PR Preview" w:date="2026-01-01T00:00:00Z">
        <w:r>
          <w:t xml:space="preserve"> </w:t>
        </w:r>
      </w:ins>
      <m:oMath>
        <m:r>
          <m:t>A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decide</w:t>
        </w:r>
      </w:ins>
      <w:ins w:id="424" w:author="PR Preview" w:date="2026-01-01T00:00:00Z">
        <w:r>
          <w:t xml:space="preserve"> </w:t>
        </w:r>
      </w:ins>
      <m:oMath>
        <m:r>
          <m:t>L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in polynomial time.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Take</w:t>
        </w:r>
      </w:ins>
      <w:ins w:id="42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30" w:author="PR Preview" w:date="2026-01-01T00:00:00Z">
        <w:r>
          <w:t xml:space="preserve">, so the only certificate is the empty string,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 let the verifier</w:t>
        </w:r>
      </w:ins>
      <w:ins w:id="433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ignore</w:t>
        </w:r>
      </w:ins>
      <w:ins w:id="436" w:author="PR Preview" w:date="2026-01-01T00:00:00Z">
        <w:r>
          <w:t xml:space="preserve"> </w:t>
        </w:r>
      </w:ins>
      <m:oMath>
        <m:r>
          <m:t>u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 return</w:t>
        </w:r>
      </w:ins>
      <w:ins w:id="4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m:oMath>
        <m:r>
          <m:t>V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runs in polynomial time,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and</w:t>
        </w:r>
      </w:ins>
      <w:ins w:id="446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exactly when</w:t>
        </w:r>
      </w:ins>
      <w:ins w:id="4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L</m:t>
        </m:r>
      </m:oMath>
      <w:ins w:id="450" w:author="PR Preview" w:date="2026-01-01T00:00:00Z">
        <w:r>
          <w:t xml:space="preserve">.</w:t>
        </w:r>
      </w:ins>
    </w:p>
    <w:bookmarkStart w:id="24" w:name="rem-p-vs-np"/>
    <w:p>
      <w:pPr>
        <w:pStyle w:val="BodyText"/>
      </w:pPr>
      <w:ins w:id="451" w:author="PR Preview" w:date="2026-01-01T00:00:00Z">
        <w:r>
          <w:rPr>
            <w:i/>
            <w:iCs/>
          </w:rPr>
          <w:t xml:space="preserve">Remark 3</w:t>
        </w:r>
      </w:ins>
      <w:ins w:id="452" w:author="PR Preview" w:date="2026-01-01T00:00:00Z">
        <w:r>
          <w:t xml:space="preserve"> (The P versus NP question). </w:t>
        </w:r>
      </w:ins>
      <w:ins w:id="453" w:author="PR Preview" w:date="2026-01-01T00:00:00Z">
        <w:r>
          <w:t xml:space="preserve">Whether</w:t>
        </w:r>
      </w:ins>
      <w:ins w:id="45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open: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no one has shown that some problem in NP lies outside P,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or found polynomial-time algorithms for every problem in NP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(Arora and Barak 2009, sec. 2.7)</w:t>
        </w:r>
      </w:ins>
      <w:ins w:id="463" w:author="PR Preview" w:date="2026-01-01T00:00:00Z">
        <w:r>
          <w:t xml:space="preserve">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Most researchers expect the classes to differ,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which would mean that, for some problems,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checking a proposed answer is much easier than finding one.</w:t>
        </w:r>
      </w:ins>
    </w:p>
    <w:bookmarkEnd w:id="24"/>
    <w:bookmarkEnd w:id="25"/>
    <w:bookmarkStart w:id="29" w:name="references"/>
    <w:p>
      <w:pPr>
        <w:pStyle w:val="Heading2"/>
      </w:pPr>
      <w:ins w:id="470" w:author="PR Preview" w:date="2026-01-01T00:00:00Z">
        <w:r>
          <w:t xml:space="preserve">References</w:t>
        </w:r>
      </w:ins>
    </w:p>
    <w:bookmarkStart w:id="28" w:name="refs"/>
    <w:bookmarkStart w:id="27" w:name="ref-arora2009computational"/>
    <w:p>
      <w:pPr>
        <w:pStyle w:val="Bibliography"/>
      </w:pPr>
      <w:ins w:id="471" w:author="PR Preview" w:date="2026-01-01T00:00:00Z">
        <w:r>
          <w:t xml:space="preserve">Arora, Sanjeev, and Boaz Barak. 2009.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i/>
            <w:iCs/>
          </w:rPr>
          <w:t xml:space="preserve">Computational Complexity: A Modern Approach</w:t>
        </w:r>
      </w:ins>
      <w:ins w:id="474" w:author="PR Preview" w:date="2026-01-01T00:00:00Z">
        <w:r>
          <w:t xml:space="preserve">. Cambridge University Press.</w:t>
        </w:r>
      </w:ins>
      <w:ins w:id="475" w:author="PR Preview" w:date="2026-01-01T00:00:00Z">
        <w:r>
          <w:t xml:space="preserve"> </w:t>
        </w:r>
      </w:ins>
      <w:hyperlink r:id="rId26">
        <w:ins w:id="476" w:author="PR Preview" w:date="2026-01-01T00:00:00Z">
          <w:r>
            <w:rPr>
              <w:rStyle w:val="Hyperlink"/>
            </w:rPr>
            <w:t xml:space="preserve">https://doi.org/10.1017/CBO9780511804090</w:t>
          </w:r>
        </w:ins>
      </w:hyperlink>
      <w:ins w:id="477" w:author="PR Preview" w:date="2026-01-01T00:00:00Z">
        <w:r>
          <w:t xml:space="preserve">.</w:t>
        </w:r>
      </w:ins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2026-10-14T18:45:26Z</dcterms:created>
  <dcterms:modified xsi:type="dcterms:W3CDTF">2026-10-14T18:45:26Z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11:42:40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