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del w:id="1" w:author="PR Preview" w:date="2026-01-01T00:00:00Z">
        <w:r>
          <w:delText xml:space="preserve">Last modified: 2026-10-14 11:35:33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11:42:40 (PDT)</w:t>
        </w:r>
      </w:ins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ins w:id="3" w:author="PR Preview" w:date="2026-01-01T00:00:00Z">
          <w:r>
            <w:rPr>
              <w:rStyle w:val="Hyperlink"/>
            </w:rPr>
            <w:t xml:space="preserve">P and NP</w:t>
          </w:r>
        </w:ins>
      </w:hyperlink>
      <w:ins w:id="4" w:author="PR Preview" w:date="2026-01-01T00:00:00Z">
        <w:r>
          <w:t xml:space="preserve">: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decision problems, polynomial running time, and the classes P and NP</w:t>
        </w:r>
      </w:ins>
    </w:p>
    <w:p>
      <w:pPr>
        <w:pStyle w:val="Compact"/>
        <w:numPr>
          <w:ilvl w:val="0"/>
          <w:numId w:val="1001"/>
        </w:numPr>
      </w:pPr>
      <w:hyperlink r:id="rId11">
        <w:ins w:id="7" w:author="PR Preview" w:date="2026-01-01T00:00:00Z">
          <w:r>
            <w:rPr>
              <w:rStyle w:val="Hyperlink"/>
            </w:rPr>
            <w:t xml:space="preserve">Reductions and NP-completeness</w:t>
          </w:r>
        </w:ins>
      </w:hyperlink>
      <w:ins w:id="8" w:author="PR Preview" w:date="2026-01-01T00:00:00Z">
        <w:r>
          <w:t xml:space="preserve">: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polynomial-time reductions, NP-complete problems,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and why sparse regression is computationally hard</w:t>
        </w:r>
      </w:ins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del w:id="13" w:author="PR Preview" w:date="2026-01-01T00:00:00Z">
        <w:r>
          <w:delText xml:space="preserve">time and space complexity, and the classes P and NP</w:delText>
        </w:r>
      </w:del>
    </w:p>
    <w:p>
      <w:pPr>
        <w:pStyle w:val="Compact"/>
        <w:numPr>
          <w:ilvl w:val="0"/>
          <w:numId w:val="1002"/>
        </w:numPr>
      </w:pPr>
      <w:del w:id="14" w:author="PR Preview" w:date="2026-01-01T00:00:00Z">
        <w:r>
          <w:delText xml:space="preserve">reductions and NP-completeness</w:delText>
        </w:r>
      </w:del>
    </w:p>
    <w:p>
      <w:pPr>
        <w:pStyle w:val="Compact"/>
        <w:numPr>
          <w:ilvl w:val="0"/>
          <w:numId w:val="1002"/>
        </w:numPr>
      </w:pPr>
      <w:ins w:id="15" w:author="PR Preview" w:date="2026-01-01T00:00:00Z">
        <w:r>
          <w:t xml:space="preserve">space complexity</w:t>
        </w:r>
      </w:ins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2026-10-14T18:45:08Z</dcterms:created>
  <dcterms:modified xsi:type="dcterms:W3CDTF">2026-10-14T18:45:08Z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11:42:40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