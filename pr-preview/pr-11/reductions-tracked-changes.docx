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Reductions and NP-completeness</w:t>
        </w:r>
      </w:ins>
    </w:p>
    <w:p>
      <w:pPr>
        <w:pStyle w:val="Date"/>
      </w:pPr>
      <w:ins w:id="2" w:author="PR Preview" w:date="2026-01-01T00:00:00Z">
        <w:r>
          <w:t xml:space="preserve">Last modified: 2026-10-14 11:03:27 (PDT)</w:t>
        </w:r>
      </w:ins>
    </w:p>
    <w:p>
      <w:pPr>
        <w:pStyle w:val="FirstParagraph"/>
      </w:pPr>
      <w:ins w:id="3" w:author="PR Preview" w:date="2026-01-01T00:00:00Z">
        <w:r>
          <w:t xml:space="preserve">A reduction turns every question about one problem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into a question about another,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so that a fast algorithm for the second gives one for the first.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Reductions compare the difficulty of the problems in</w:t>
        </w:r>
      </w:ins>
      <w:ins w:id="10" w:author="PR Preview" w:date="2026-01-01T00:00:00Z">
        <w:r>
          <w:t xml:space="preserve"> </w:t>
        </w:r>
      </w:ins>
      <w:hyperlink r:id="rId9">
        <w:ins w:id="11" w:author="PR Preview" w:date="2026-01-01T00:00:00Z">
          <w:r>
            <w:rPr>
              <w:rStyle w:val="Hyperlink"/>
            </w:rPr>
            <w:t xml:space="preserve">NP</w:t>
          </w:r>
        </w:ins>
      </w:hyperlink>
      <w:ins w:id="12" w:author="PR Preview" w:date="2026-01-01T00:00:00Z">
        <w:r>
          <w:t xml:space="preserve">, and single out the hardest of them.</w:t>
        </w:r>
      </w:ins>
    </w:p>
    <w:bookmarkStart w:id="16" w:name="sec-reductions"/>
    <w:p>
      <w:pPr>
        <w:pStyle w:val="Heading2"/>
      </w:pPr>
      <w:ins w:id="13" w:author="PR Preview" w:date="2026-01-01T00:00:00Z">
        <w:r>
          <w:t xml:space="preserve">1 Polynomial-time reductions</w:t>
        </w:r>
      </w:ins>
    </w:p>
    <w:bookmarkStart w:id="12" w:name="def-reduction"/>
    <w:p>
      <w:pPr>
        <w:pStyle w:val="FirstParagraph"/>
      </w:pPr>
      <w:ins w:id="14" w:author="PR Preview" w:date="2026-01-01T00:00:00Z">
        <w:r>
          <w:rPr>
            <w:b/>
            <w:bCs/>
          </w:rPr>
          <w:t xml:space="preserve">Definition 1 (Polynomial-time reduction)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</w:t>
        </w:r>
      </w:ins>
      <w:ins w:id="17" w:author="PR Preview" w:date="2026-01-01T00:00:00Z">
        <w:r>
          <w:t xml:space="preserve"> </w:t>
        </w:r>
      </w:ins>
      <w:hyperlink r:id="rId10">
        <w:ins w:id="18" w:author="PR Preview" w:date="2026-01-01T00:00:00Z">
          <w:r>
            <w:rPr>
              <w:rStyle w:val="Hyperlink"/>
            </w:rPr>
            <w:t xml:space="preserve">decision problem</w:t>
          </w:r>
        </w:ins>
      </w:hyperlink>
      <w:ins w:id="19" w:author="PR Preview" w:date="2026-01-01T00:00:00Z">
        <w:r>
          <w:t xml:space="preserve"> </w:t>
        </w:r>
      </w:ins>
      <m:oMath>
        <m:r>
          <m:t>L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reduces in polynomial time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to a decision problem</w:t>
        </w:r>
      </w:ins>
      <w:ins w:id="24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5" w:author="PR Preview" w:date="2026-01-01T00:00:00Z">
        <w:r>
          <w:t xml:space="preserve">, written</w:t>
        </w:r>
      </w:ins>
      <w:ins w:id="26" w:author="PR Preview" w:date="2026-01-01T00:00:00Z">
        <w:r>
          <w:t xml:space="preserve"> </w:t>
        </w:r>
      </w:ins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if there is a function</w:t>
        </w:r>
      </w:ins>
      <w:ins w:id="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computable in</w:t>
        </w:r>
      </w:ins>
      <w:ins w:id="34" w:author="PR Preview" w:date="2026-01-01T00:00:00Z">
        <w:r>
          <w:t xml:space="preserve"> </w:t>
        </w:r>
      </w:ins>
      <w:hyperlink r:id="rId11">
        <w:ins w:id="35" w:author="PR Preview" w:date="2026-01-01T00:00:00Z">
          <w:r>
            <w:rPr>
              <w:rStyle w:val="Hyperlink"/>
            </w:rPr>
            <w:t xml:space="preserve">polynomial time</w:t>
          </w:r>
        </w:ins>
      </w:hyperlink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such that for every</w:t>
        </w:r>
      </w:ins>
      <w:ins w:id="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ins w:id="41" w:author="PR Preview" w:date="2026-01-01T00:00:00Z">
        <w:r>
          <w:t xml:space="preserve">(Arora and Barak 2009, sec. 2.2)</w:t>
        </w:r>
      </w:ins>
      <w:ins w:id="42" w:author="PR Preview" w:date="2026-01-01T00:00:00Z">
        <w:r>
          <w:t xml:space="preserve">.</w:t>
        </w:r>
      </w:ins>
    </w:p>
    <w:bookmarkEnd w:id="12"/>
    <w:bookmarkStart w:id="14" w:name="thm-reduction-preserves-p"/>
    <w:p>
      <w:pPr>
        <w:pStyle w:val="BodyText"/>
      </w:pPr>
      <w:ins w:id="43" w:author="PR Preview" w:date="2026-01-01T00:00:00Z">
        <w:r>
          <w:rPr>
            <w:b/>
            <w:bCs/>
          </w:rPr>
          <w:t xml:space="preserve">Theorem 1 (Reductions carry polynomial-time algorithms back)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If</w:t>
        </w:r>
      </w:ins>
      <w:ins w:id="46" w:author="PR Preview" w:date="2026-01-01T00:00:00Z">
        <w:r>
          <w:t xml:space="preserve"> </w:t>
        </w:r>
      </w:ins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</w:t>
        </w:r>
      </w:ins>
      <w:hyperlink w:anchor="def-reduction">
        <w:ins w:id="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0" w:author="PR Preview" w:date="2026-01-01T00:00:00Z">
        <w:r>
          <w:t xml:space="preserve">) and</w:t>
        </w:r>
      </w:ins>
      <w:ins w:id="51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in</w:t>
        </w:r>
      </w:ins>
      <w:ins w:id="54" w:author="PR Preview" w:date="2026-01-01T00:00:00Z">
        <w:r>
          <w:t xml:space="preserve"> </w:t>
        </w:r>
      </w:ins>
      <w:hyperlink r:id="rId13">
        <w:ins w:id="55" w:author="PR Preview" w:date="2026-01-01T00:00:00Z">
          <w:r>
            <w:rPr>
              <w:rStyle w:val="Hyperlink"/>
            </w:rPr>
            <w:t xml:space="preserve">P</w:t>
          </w:r>
        </w:ins>
      </w:hyperlink>
      <w:ins w:id="56" w:author="PR Preview" w:date="2026-01-01T00:00:00Z">
        <w:r>
          <w:t xml:space="preserve">, then</w:t>
        </w:r>
      </w:ins>
      <w:ins w:id="57" w:author="PR Preview" w:date="2026-01-01T00:00:00Z">
        <w:r>
          <w:t xml:space="preserve"> </w:t>
        </w:r>
      </w:ins>
      <m:oMath>
        <m:r>
          <m:t>L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in P.</w:t>
        </w:r>
      </w:ins>
    </w:p>
    <w:bookmarkEnd w:id="14"/>
    <w:p>
      <w:pPr>
        <w:pStyle w:val="BodyText"/>
      </w:pPr>
      <w:ins w:id="60" w:author="PR Preview" w:date="2026-01-01T00:00:00Z">
        <w:r>
          <w:rPr>
            <w:i/>
            <w:iCs/>
          </w:rPr>
          <w:t xml:space="preserve">Proof</w:t>
        </w:r>
      </w:ins>
      <w:ins w:id="61" w:author="PR Preview" w:date="2026-01-01T00:00:00Z">
        <w:r>
          <w:t xml:space="preserve">. </w:t>
        </w:r>
      </w:ins>
      <w:ins w:id="62" w:author="PR Preview" w:date="2026-01-01T00:00:00Z">
        <w:r>
          <w:t xml:space="preserve">Let</w:t>
        </w:r>
      </w:ins>
      <w:ins w:id="63" w:author="PR Preview" w:date="2026-01-01T00:00:00Z">
        <w:r>
          <w:t xml:space="preserve"> </w:t>
        </w:r>
      </w:ins>
      <m:oMath>
        <m:r>
          <m:t>f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be the reduction.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 big-O bound holds from some</w:t>
        </w:r>
      </w:ins>
      <w:ins w:id="6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on,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raising its constant to cover the finitely many lengths below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turns it into a bound for every length.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So there are constants</w:t>
        </w:r>
      </w:ins>
      <w:ins w:id="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</w:t>
        </w:r>
      </w:ins>
      <w:ins w:id="8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such that,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on inputs of every length</w:t>
        </w:r>
      </w:ins>
      <w:ins w:id="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computing</w:t>
        </w:r>
      </w:ins>
      <w:ins w:id="90" w:author="PR Preview" w:date="2026-01-01T00:00:00Z">
        <w:r>
          <w:t xml:space="preserve"> </w:t>
        </w:r>
      </w:ins>
      <m:oMath>
        <m:r>
          <m:t>f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takes at most</w:t>
        </w:r>
      </w:ins>
      <w:ins w:id="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steps,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some algorithm decides</w:t>
        </w:r>
      </w:ins>
      <w:ins w:id="98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within</w:t>
        </w:r>
      </w:ins>
      <w:ins w:id="10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steps.</w:t>
        </w:r>
      </w:ins>
    </w:p>
    <w:p>
      <w:pPr>
        <w:pStyle w:val="BodyText"/>
      </w:pPr>
      <w:ins w:id="104" w:author="PR Preview" w:date="2026-01-01T00:00:00Z">
        <w:r>
          <w:t xml:space="preserve">On input</w:t>
        </w:r>
      </w:ins>
      <w:ins w:id="105" w:author="PR Preview" w:date="2026-01-01T00:00:00Z">
        <w:r>
          <w:t xml:space="preserve"> </w:t>
        </w:r>
      </w:ins>
      <m:oMath>
        <m:r>
          <m:t>x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of length</w:t>
        </w:r>
      </w:ins>
      <w:ins w:id="108" w:author="PR Preview" w:date="2026-01-01T00:00:00Z">
        <w:r>
          <w:t xml:space="preserve"> </w:t>
        </w:r>
      </w:ins>
      <m:oMath>
        <m:r>
          <m:t>n</m:t>
        </m:r>
      </m:oMath>
      <w:ins w:id="109" w:author="PR Preview" w:date="2026-01-01T00:00:00Z">
        <w:r>
          <w:t xml:space="preserve">, compute</w:t>
        </w:r>
      </w:ins>
      <w:ins w:id="1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then decide whether</w:t>
        </w:r>
      </w:ins>
      <w:ins w:id="1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14" w:author="PR Preview" w:date="2026-01-01T00:00:00Z">
        <w:r>
          <w:t xml:space="preserve">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 answer is correct because</w:t>
        </w:r>
      </w:ins>
      <w:ins w:id="1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L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exactly when</w:t>
        </w:r>
      </w:ins>
      <w:ins w:id="1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21" w:author="PR Preview" w:date="2026-01-01T00:00:00Z">
        <w:r>
          <w:t xml:space="preserve">.</w:t>
        </w:r>
      </w:ins>
    </w:p>
    <w:p>
      <w:pPr>
        <w:pStyle w:val="BodyText"/>
      </w:pPr>
      <w:ins w:id="122" w:author="PR Preview" w:date="2026-01-01T00:00:00Z">
        <w:r>
          <w:t xml:space="preserve">Each step writes at most some fixed number</w:t>
        </w:r>
      </w:ins>
      <w:ins w:id="123" w:author="PR Preview" w:date="2026-01-01T00:00:00Z">
        <w:r>
          <w:t xml:space="preserve"> </w:t>
        </w:r>
      </w:ins>
      <m:oMath>
        <m:r>
          <m:t>k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output bits,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so</w:t>
        </w:r>
      </w:ins>
      <w:ins w:id="128" w:author="PR Preview" w:date="2026-01-01T00:00:00Z">
        <w:r>
          <w:t xml:space="preserve"> </w:t>
        </w:r>
      </w:ins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ins w:id="129" w:author="PR Preview" w:date="2026-01-01T00:00:00Z">
        <w:r>
          <w:t xml:space="preserve">.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Since</w:t>
        </w:r>
      </w:ins>
      <w:ins w:id="1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ins w:id="13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34" w:author="PR Preview" w:date="2026-01-01T00:00:00Z">
        <w:r>
          <w:t xml:space="preserve">The two stages together take at most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ins w:id="135" w:author="PR Preview" w:date="2026-01-01T00:00:00Z">
        <w:r>
          <w:t xml:space="preserve">steps, which is</w:t>
        </w:r>
      </w:ins>
      <w:ins w:id="136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37" w:author="PR Preview" w:date="2026-01-01T00:00:00Z">
        <w:r>
          <w:t xml:space="preserve">, a polynomial bound.</w:t>
        </w:r>
      </w:ins>
    </w:p>
    <w:bookmarkStart w:id="15" w:name="thm-reduction-transitive"/>
    <w:p>
      <w:pPr>
        <w:pStyle w:val="BodyText"/>
      </w:pPr>
      <w:ins w:id="138" w:author="PR Preview" w:date="2026-01-01T00:00:00Z">
        <w:r>
          <w:rPr>
            <w:b/>
            <w:bCs/>
          </w:rPr>
          <w:t xml:space="preserve">Theorem 2 (Reductions compose)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If</w:t>
        </w:r>
      </w:ins>
      <w:ins w:id="141" w:author="PR Preview" w:date="2026-01-01T00:00:00Z">
        <w:r>
          <w:t xml:space="preserve"> </w:t>
        </w:r>
      </w:ins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</w:t>
        </w:r>
      </w:ins>
      <w:ins w:id="144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</w:t>
        </w:r>
      </w:ins>
      <w:hyperlink w:anchor="def-reduction">
        <w:ins w:id="14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8" w:author="PR Preview" w:date="2026-01-01T00:00:00Z">
        <w:r>
          <w:t xml:space="preserve">), then</w:t>
        </w:r>
      </w:ins>
      <w:ins w:id="149" w:author="PR Preview" w:date="2026-01-01T00:00:00Z">
        <w:r>
          <w:t xml:space="preserve"> </w:t>
        </w:r>
      </w:ins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150" w:author="PR Preview" w:date="2026-01-01T00:00:00Z">
        <w:r>
          <w:t xml:space="preserve">.</w:t>
        </w:r>
      </w:ins>
    </w:p>
    <w:bookmarkEnd w:id="15"/>
    <w:p>
      <w:pPr>
        <w:pStyle w:val="BodyText"/>
      </w:pPr>
      <w:ins w:id="151" w:author="PR Preview" w:date="2026-01-01T00:00:00Z">
        <w:r>
          <w:rPr>
            <w:i/>
            <w:iCs/>
          </w:rPr>
          <w:t xml:space="preserve">Proof</w:t>
        </w:r>
      </w:ins>
      <w:ins w:id="152" w:author="PR Preview" w:date="2026-01-01T00:00:00Z">
        <w:r>
          <w:t xml:space="preserve">. </w:t>
        </w:r>
      </w:ins>
      <w:ins w:id="153" w:author="PR Preview" w:date="2026-01-01T00:00:00Z">
        <w:r>
          <w:t xml:space="preserve">Let</w:t>
        </w:r>
      </w:ins>
      <w:ins w:id="154" w:author="PR Preview" w:date="2026-01-01T00:00:00Z">
        <w:r>
          <w:t xml:space="preserve"> </w:t>
        </w:r>
      </w:ins>
      <m:oMath>
        <m:r>
          <m:t>f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reduce</w:t>
        </w:r>
      </w:ins>
      <w:ins w:id="157" w:author="PR Preview" w:date="2026-01-01T00:00:00Z">
        <w:r>
          <w:t xml:space="preserve"> </w:t>
        </w:r>
      </w:ins>
      <m:oMath>
        <m:r>
          <m:t>L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to</w:t>
        </w:r>
      </w:ins>
      <w:ins w:id="160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r>
          <m:t>g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reduce</w:t>
        </w:r>
      </w:ins>
      <w:ins w:id="16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to</w:t>
        </w:r>
      </w:ins>
      <w:ins w:id="16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170" w:author="PR Preview" w:date="2026-01-01T00:00:00Z">
        <w:r>
          <w:t xml:space="preserve">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For every</w:t>
        </w:r>
      </w:ins>
      <w:ins w:id="173" w:author="PR Preview" w:date="2026-01-01T00:00:00Z">
        <w:r>
          <w:t xml:space="preserve"> </w:t>
        </w:r>
      </w:ins>
      <m:oMath>
        <m:r>
          <m:t>x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L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exactly when</w:t>
        </w:r>
      </w:ins>
      <w:ins w:id="1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which is exactly when</w:t>
        </w:r>
      </w:ins>
      <w:ins w:id="18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Computing</w:t>
        </w:r>
      </w:ins>
      <w:ins w:id="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 then</w:t>
        </w:r>
      </w:ins>
      <w:ins w:id="189" w:author="PR Preview" w:date="2026-01-01T00:00:00Z">
        <w:r>
          <w:t xml:space="preserve"> </w:t>
        </w:r>
      </w:ins>
      <m:oMath>
        <m:r>
          <m:t>g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the result takes polynomial time,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by the same count as in the proof of</w:t>
        </w:r>
      </w:ins>
      <w:ins w:id="194" w:author="PR Preview" w:date="2026-01-01T00:00:00Z">
        <w:r>
          <w:t xml:space="preserve"> </w:t>
        </w:r>
      </w:ins>
      <w:hyperlink w:anchor="thm-reduction-preserves-p">
        <w:ins w:id="19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with the algorithm for</w:t>
        </w:r>
      </w:ins>
      <w:ins w:id="199" w:author="PR Preview" w:date="2026-01-01T00:00:00Z">
        <w:r>
          <w:t xml:space="preserve"> </w:t>
        </w:r>
      </w:ins>
      <m:oMath>
        <m:r>
          <m:t>g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in place of the algorithm for</w:t>
        </w:r>
      </w:ins>
      <w:ins w:id="20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03" w:author="PR Preview" w:date="2026-01-01T00:00:00Z">
        <w:r>
          <w:t xml:space="preserve">.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So</w:t>
        </w:r>
      </w:ins>
      <w:ins w:id="2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reduces</w:t>
        </w:r>
      </w:ins>
      <w:ins w:id="209" w:author="PR Preview" w:date="2026-01-01T00:00:00Z">
        <w:r>
          <w:t xml:space="preserve"> </w:t>
        </w:r>
      </w:ins>
      <m:oMath>
        <m:r>
          <m:t>L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to</w:t>
        </w:r>
      </w:ins>
      <w:ins w:id="21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ins w:id="213" w:author="PR Preview" w:date="2026-01-01T00:00:00Z">
        <w:r>
          <w:t xml:space="preserve">.</w:t>
        </w:r>
      </w:ins>
    </w:p>
    <w:bookmarkEnd w:id="16"/>
    <w:bookmarkStart w:id="25" w:name="sec-np-completeness"/>
    <w:p>
      <w:pPr>
        <w:pStyle w:val="Heading2"/>
      </w:pPr>
      <w:ins w:id="214" w:author="PR Preview" w:date="2026-01-01T00:00:00Z">
        <w:r>
          <w:t xml:space="preserve">2 NP-completeness</w:t>
        </w:r>
      </w:ins>
    </w:p>
    <w:bookmarkStart w:id="17" w:name="def-np-complete"/>
    <w:p>
      <w:pPr>
        <w:pStyle w:val="FirstParagraph"/>
      </w:pPr>
      <w:ins w:id="215" w:author="PR Preview" w:date="2026-01-01T00:00:00Z">
        <w:r>
          <w:rPr>
            <w:b/>
            <w:bCs/>
          </w:rPr>
          <w:t xml:space="preserve">Definition 2 (NP-hard and NP-complete)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 decision problem</w:t>
        </w:r>
      </w:ins>
      <w:ins w:id="218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is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rPr>
            <w:b/>
            <w:bCs/>
          </w:rPr>
          <w:t xml:space="preserve">NP-hard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if</w:t>
        </w:r>
      </w:ins>
      <w:ins w:id="225" w:author="PR Preview" w:date="2026-01-01T00:00:00Z">
        <w:r>
          <w:t xml:space="preserve"> </w:t>
        </w:r>
      </w:ins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(</w:t>
        </w:r>
      </w:ins>
      <w:hyperlink w:anchor="def-reduction">
        <w:ins w:id="22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29" w:author="PR Preview" w:date="2026-01-01T00:00:00Z">
        <w:r>
          <w:t xml:space="preserve">)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for every decision problem</w:t>
        </w:r>
      </w:ins>
      <w:ins w:id="232" w:author="PR Preview" w:date="2026-01-01T00:00:00Z">
        <w:r>
          <w:t xml:space="preserve"> </w:t>
        </w:r>
      </w:ins>
      <m:oMath>
        <m:r>
          <m:t>L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in</w:t>
        </w:r>
      </w:ins>
      <w:ins w:id="235" w:author="PR Preview" w:date="2026-01-01T00:00:00Z">
        <w:r>
          <w:t xml:space="preserve"> </w:t>
        </w:r>
      </w:ins>
      <w:hyperlink r:id="rId9">
        <w:ins w:id="236" w:author="PR Preview" w:date="2026-01-01T00:00:00Z">
          <w:r>
            <w:rPr>
              <w:rStyle w:val="Hyperlink"/>
            </w:rPr>
            <w:t xml:space="preserve">NP</w:t>
          </w:r>
        </w:ins>
      </w:hyperlink>
      <w:ins w:id="237" w:author="PR Preview" w:date="2026-01-01T00:00:00Z">
        <w:r>
          <w:t xml:space="preserve">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It is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rPr>
            <w:b/>
            <w:bCs/>
          </w:rPr>
          <w:t xml:space="preserve">NP-complete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if it is NP-hard and also in NP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(Arora and Barak 2009, sec. 2.2)</w:t>
        </w:r>
      </w:ins>
      <w:ins w:id="246" w:author="PR Preview" w:date="2026-01-01T00:00:00Z">
        <w:r>
          <w:t xml:space="preserve">.</w:t>
        </w:r>
      </w:ins>
    </w:p>
    <w:bookmarkEnd w:id="17"/>
    <w:bookmarkStart w:id="18" w:name="thm-np-complete-in-p"/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Theorem 3 (One NP-hard problem in P puts all of NP in P)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If any NP-hard problem (</w:t>
        </w:r>
      </w:ins>
      <w:hyperlink w:anchor="def-np-complete">
        <w:ins w:id="25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51" w:author="PR Preview" w:date="2026-01-01T00:00:00Z">
        <w:r>
          <w:t xml:space="preserve">) is in</w:t>
        </w:r>
      </w:ins>
      <w:ins w:id="252" w:author="PR Preview" w:date="2026-01-01T00:00:00Z">
        <w:r>
          <w:t xml:space="preserve"> </w:t>
        </w:r>
      </w:ins>
      <w:hyperlink r:id="rId13">
        <w:ins w:id="253" w:author="PR Preview" w:date="2026-01-01T00:00:00Z">
          <w:r>
            <w:rPr>
              <w:rStyle w:val="Hyperlink"/>
            </w:rPr>
            <w:t xml:space="preserve">P</w:t>
          </w:r>
        </w:ins>
      </w:hyperlink>
      <w:ins w:id="254" w:author="PR Preview" w:date="2026-01-01T00:00:00Z">
        <w:r>
          <w:t xml:space="preserve">, then every problem in NP is in P.</w:t>
        </w:r>
      </w:ins>
    </w:p>
    <w:bookmarkEnd w:id="18"/>
    <w:p>
      <w:pPr>
        <w:pStyle w:val="BodyText"/>
      </w:pPr>
      <w:ins w:id="255" w:author="PR Preview" w:date="2026-01-01T00:00:00Z">
        <w:r>
          <w:rPr>
            <w:i/>
            <w:iCs/>
          </w:rPr>
          <w:t xml:space="preserve">Proof</w:t>
        </w:r>
      </w:ins>
      <w:ins w:id="256" w:author="PR Preview" w:date="2026-01-01T00:00:00Z">
        <w:r>
          <w:t xml:space="preserve">. </w:t>
        </w:r>
      </w:ins>
      <w:ins w:id="257" w:author="PR Preview" w:date="2026-01-01T00:00:00Z">
        <w:r>
          <w:t xml:space="preserve">Let</w:t>
        </w:r>
      </w:ins>
      <w:ins w:id="258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be NP-hard and in P, and let</w:t>
        </w:r>
      </w:ins>
      <w:ins w:id="261" w:author="PR Preview" w:date="2026-01-01T00:00:00Z">
        <w:r>
          <w:t xml:space="preserve"> </w:t>
        </w:r>
      </w:ins>
      <m:oMath>
        <m:r>
          <m:t>L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be any problem in NP.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Then</w:t>
        </w:r>
      </w:ins>
      <w:ins w:id="266" w:author="PR Preview" w:date="2026-01-01T00:00:00Z">
        <w:r>
          <w:t xml:space="preserve"> </w:t>
        </w:r>
      </w:ins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by</w:t>
        </w:r>
      </w:ins>
      <w:ins w:id="269" w:author="PR Preview" w:date="2026-01-01T00:00:00Z">
        <w:r>
          <w:t xml:space="preserve"> </w:t>
        </w:r>
      </w:ins>
      <w:hyperlink w:anchor="def-np-complete">
        <w:ins w:id="27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so</w:t>
        </w:r>
      </w:ins>
      <w:ins w:id="274" w:author="PR Preview" w:date="2026-01-01T00:00:00Z">
        <w:r>
          <w:t xml:space="preserve"> </w:t>
        </w:r>
      </w:ins>
      <m:oMath>
        <m:r>
          <m:t>L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is in P by</w:t>
        </w:r>
      </w:ins>
      <w:ins w:id="277" w:author="PR Preview" w:date="2026-01-01T00:00:00Z">
        <w:r>
          <w:t xml:space="preserve"> </w:t>
        </w:r>
      </w:ins>
      <w:hyperlink w:anchor="thm-reduction-preserves-p">
        <w:ins w:id="27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79" w:author="PR Preview" w:date="2026-01-01T00:00:00Z">
        <w:r>
          <w:t xml:space="preserve">.</w:t>
        </w:r>
      </w:ins>
    </w:p>
    <w:bookmarkStart w:id="19" w:name="thm-np-complete-by-reduction"/>
    <w:p>
      <w:pPr>
        <w:pStyle w:val="BodyText"/>
      </w:pPr>
      <w:ins w:id="280" w:author="PR Preview" w:date="2026-01-01T00:00:00Z">
        <w:r>
          <w:rPr>
            <w:b/>
            <w:bCs/>
          </w:rPr>
          <w:t xml:space="preserve">Theorem 4 (New NP-complete problems from old)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If</w:t>
        </w:r>
      </w:ins>
      <w:ins w:id="283" w:author="PR Preview" w:date="2026-01-01T00:00:00Z">
        <w:r>
          <w:t xml:space="preserve"> </w:t>
        </w:r>
      </w:ins>
      <m:oMath>
        <m:r>
          <m:t>L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NP-complete (</w:t>
        </w:r>
      </w:ins>
      <w:hyperlink w:anchor="def-np-complete">
        <w:ins w:id="28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87" w:author="PR Preview" w:date="2026-01-01T00:00:00Z">
        <w:r>
          <w:t xml:space="preserve">),</w:t>
        </w:r>
      </w:ins>
      <w:ins w:id="288" w:author="PR Preview" w:date="2026-01-01T00:00:00Z">
        <w:r>
          <w:t xml:space="preserve"> </w:t>
        </w:r>
      </w:ins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(</w:t>
        </w:r>
      </w:ins>
      <w:hyperlink w:anchor="def-reduction">
        <w:ins w:id="29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92" w:author="PR Preview" w:date="2026-01-01T00:00:00Z">
        <w:r>
          <w:t xml:space="preserve">),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</w:t>
        </w:r>
      </w:ins>
      <w:ins w:id="295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is in</w:t>
        </w:r>
      </w:ins>
      <w:ins w:id="298" w:author="PR Preview" w:date="2026-01-01T00:00:00Z">
        <w:r>
          <w:t xml:space="preserve"> </w:t>
        </w:r>
      </w:ins>
      <w:hyperlink r:id="rId9">
        <w:ins w:id="299" w:author="PR Preview" w:date="2026-01-01T00:00:00Z">
          <w:r>
            <w:rPr>
              <w:rStyle w:val="Hyperlink"/>
            </w:rPr>
            <w:t xml:space="preserve">NP</w:t>
          </w:r>
        </w:ins>
      </w:hyperlink>
      <w:ins w:id="300" w:author="PR Preview" w:date="2026-01-01T00:00:00Z">
        <w:r>
          <w:t xml:space="preserve">, then</w:t>
        </w:r>
      </w:ins>
      <w:ins w:id="301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is NP-complete.</w:t>
        </w:r>
      </w:ins>
    </w:p>
    <w:bookmarkEnd w:id="19"/>
    <w:p>
      <w:pPr>
        <w:pStyle w:val="BodyText"/>
      </w:pPr>
      <w:ins w:id="304" w:author="PR Preview" w:date="2026-01-01T00:00:00Z">
        <w:r>
          <w:rPr>
            <w:i/>
            <w:iCs/>
          </w:rPr>
          <w:t xml:space="preserve">Proof</w:t>
        </w:r>
      </w:ins>
      <w:ins w:id="305" w:author="PR Preview" w:date="2026-01-01T00:00:00Z">
        <w:r>
          <w:t xml:space="preserve">.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is in NP by assumption.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For any</w:t>
        </w:r>
      </w:ins>
      <w:ins w:id="310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in NP,</w:t>
        </w:r>
      </w:ins>
      <w:ins w:id="313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because</w:t>
        </w:r>
      </w:ins>
      <w:ins w:id="316" w:author="PR Preview" w:date="2026-01-01T00:00:00Z">
        <w:r>
          <w:t xml:space="preserve"> </w:t>
        </w:r>
      </w:ins>
      <m:oMath>
        <m:r>
          <m:t>L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NP-hard,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so</w:t>
        </w:r>
      </w:ins>
      <w:ins w:id="321" w:author="PR Preview" w:date="2026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by</w:t>
        </w:r>
      </w:ins>
      <w:ins w:id="324" w:author="PR Preview" w:date="2026-01-01T00:00:00Z">
        <w:r>
          <w:t xml:space="preserve"> </w:t>
        </w:r>
      </w:ins>
      <w:hyperlink w:anchor="thm-reduction-transitive">
        <w:ins w:id="32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26" w:author="PR Preview" w:date="2026-01-01T00:00:00Z">
        <w:r>
          <w:t xml:space="preserve">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So</w:t>
        </w:r>
      </w:ins>
      <w:ins w:id="32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NP-hard, and hence NP-complete.</w:t>
        </w:r>
      </w:ins>
    </w:p>
    <w:bookmarkStart w:id="20" w:name="def-sat"/>
    <w:p>
      <w:pPr>
        <w:pStyle w:val="BodyText"/>
      </w:pPr>
      <w:ins w:id="332" w:author="PR Preview" w:date="2026-01-01T00:00:00Z">
        <w:r>
          <w:rPr>
            <w:b/>
            <w:bCs/>
          </w:rPr>
          <w:t xml:space="preserve">Definition 3 (The satisfiability problem SAT)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The decision problem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rPr>
            <w:b/>
            <w:bCs/>
          </w:rPr>
          <w:t xml:space="preserve">SAT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asks: given a Boolean formula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built from variables with AND, OR and NOT,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is there an assignment of true and false to its variables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that makes the formula true?</w:t>
        </w:r>
      </w:ins>
    </w:p>
    <w:bookmarkEnd w:id="20"/>
    <w:bookmarkStart w:id="21" w:name="thm-cook-levin"/>
    <w:p>
      <w:pPr>
        <w:pStyle w:val="BodyText"/>
      </w:pPr>
      <w:ins w:id="345" w:author="PR Preview" w:date="2026-01-01T00:00:00Z">
        <w:r>
          <w:rPr>
            <w:b/>
            <w:bCs/>
          </w:rPr>
          <w:t xml:space="preserve">Theorem 5 (Cook–Levin theorem)</w:t>
        </w:r>
      </w:ins>
      <w:ins w:id="346" w:author="PR Preview" w:date="2026-01-01T00:00:00Z">
        <w:r>
          <w:t xml:space="preserve"> </w:t>
        </w:r>
      </w:ins>
      <w:hyperlink w:anchor="def-sat">
        <w:ins w:id="347" w:author="PR Preview" w:date="2026-01-01T00:00:00Z">
          <w:r>
            <w:rPr>
              <w:rStyle w:val="Hyperlink"/>
            </w:rPr>
            <w:t xml:space="preserve">SAT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is NP-complete (</w:t>
        </w:r>
      </w:ins>
      <w:hyperlink w:anchor="def-np-complete">
        <w:ins w:id="35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51" w:author="PR Preview" w:date="2026-01-01T00:00:00Z">
        <w:r>
          <w:t xml:space="preserve">).</w:t>
        </w:r>
      </w:ins>
    </w:p>
    <w:bookmarkEnd w:id="21"/>
    <w:bookmarkStart w:id="23" w:name="thm-indset-np-complete"/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Theorem 6 (Independent set is NP-complete)</w:t>
        </w:r>
      </w:ins>
      <w:ins w:id="353" w:author="PR Preview" w:date="2026-01-01T00:00:00Z">
        <w:r>
          <w:t xml:space="preserve"> </w:t>
        </w:r>
      </w:ins>
      <w:hyperlink r:id="rId22">
        <w:ins w:id="354" w:author="PR Preview" w:date="2026-01-01T00:00:00Z">
          <w:r>
            <w:rPr>
              <w:rStyle w:val="Hyperlink"/>
            </w:rPr>
            <w:t xml:space="preserve">INDSET</w:t>
          </w:r>
        </w:ins>
      </w:hyperlink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is NP-complete (</w:t>
        </w:r>
      </w:ins>
      <w:hyperlink w:anchor="def-np-complete">
        <w:ins w:id="35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58" w:author="PR Preview" w:date="2026-01-01T00:00:00Z">
        <w:r>
          <w:t xml:space="preserve">)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(Arora and Barak 2009, sec. 2.4)</w:t>
        </w:r>
      </w:ins>
      <w:ins w:id="361" w:author="PR Preview" w:date="2026-01-01T00:00:00Z">
        <w:r>
          <w:t xml:space="preserve">.</w:t>
        </w:r>
      </w:ins>
    </w:p>
    <w:bookmarkEnd w:id="23"/>
    <w:bookmarkStart w:id="24" w:name="rem-cook-levin-source"/>
    <w:p>
      <w:pPr>
        <w:pStyle w:val="BodyText"/>
      </w:pPr>
      <w:ins w:id="362" w:author="PR Preview" w:date="2026-01-01T00:00:00Z">
        <w:r>
          <w:rPr>
            <w:i/>
            <w:iCs/>
          </w:rPr>
          <w:t xml:space="preserve">Remark 1</w:t>
        </w:r>
      </w:ins>
      <w:ins w:id="363" w:author="PR Preview" w:date="2026-01-01T00:00:00Z">
        <w:r>
          <w:t xml:space="preserve"> (Where NP-completeness comes from). </w:t>
        </w:r>
      </w:ins>
      <w:ins w:id="364" w:author="PR Preview" w:date="2026-01-01T00:00:00Z">
        <w:r>
          <w:t xml:space="preserve">Stephen Cook and Leonid Levin proved</w:t>
        </w:r>
      </w:ins>
      <w:ins w:id="365" w:author="PR Preview" w:date="2026-01-01T00:00:00Z">
        <w:r>
          <w:t xml:space="preserve"> </w:t>
        </w:r>
      </w:ins>
      <w:hyperlink w:anchor="thm-cook-levin">
        <w:ins w:id="36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independently in the early 1970s;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Arora and Barak (2009, sec. 2.3)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give a proof.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Once one problem is known to be NP-complete,</w:t>
        </w:r>
      </w:ins>
      <w:ins w:id="375" w:author="PR Preview" w:date="2026-01-01T00:00:00Z">
        <w:r>
          <w:t xml:space="preserve"> </w:t>
        </w:r>
      </w:ins>
      <w:hyperlink w:anchor="thm-np-complete-by-reduction">
        <w:ins w:id="37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gives others,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one reduction at a time.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Arora and Barak (2009, sec. 2.4)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prove</w:t>
        </w:r>
      </w:ins>
      <w:ins w:id="385" w:author="PR Preview" w:date="2026-01-01T00:00:00Z">
        <w:r>
          <w:t xml:space="preserve"> </w:t>
        </w:r>
      </w:ins>
      <w:hyperlink w:anchor="thm-indset-np-complete">
        <w:ins w:id="38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this way,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reducing a version of SAT to INDSET.</w:t>
        </w:r>
      </w:ins>
    </w:p>
    <w:bookmarkEnd w:id="24"/>
    <w:bookmarkEnd w:id="25"/>
    <w:bookmarkStart w:id="33" w:name="sec-worked-reductions"/>
    <w:p>
      <w:pPr>
        <w:pStyle w:val="Heading2"/>
      </w:pPr>
      <w:ins w:id="391" w:author="PR Preview" w:date="2026-01-01T00:00:00Z">
        <w:r>
          <w:t xml:space="preserve">3 Worked reductions</w:t>
        </w:r>
      </w:ins>
    </w:p>
    <w:bookmarkStart w:id="26" w:name="def-clique"/>
    <w:p>
      <w:pPr>
        <w:pStyle w:val="FirstParagraph"/>
      </w:pPr>
      <w:ins w:id="392" w:author="PR Preview" w:date="2026-01-01T00:00:00Z">
        <w:r>
          <w:rPr>
            <w:b/>
            <w:bCs/>
          </w:rPr>
          <w:t xml:space="preserve">Definition 4 (The clique problem CLIQUE)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i/>
            <w:iCs/>
          </w:rPr>
          <w:t xml:space="preserve">clique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in a graph is a set of vertices every two of which are joined by an edge.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The decision problem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rPr>
            <w:b/>
            <w:bCs/>
          </w:rPr>
          <w:t xml:space="preserve">CLIQUE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asks: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given a graph</w:t>
        </w:r>
      </w:ins>
      <w:ins w:id="407" w:author="PR Preview" w:date="2026-01-01T00:00:00Z">
        <w:r>
          <w:t xml:space="preserve"> </w:t>
        </w:r>
      </w:ins>
      <m:oMath>
        <m:r>
          <m:t>G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and an integer</w:t>
        </w:r>
      </w:ins>
      <w:ins w:id="4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does</w:t>
        </w:r>
      </w:ins>
      <w:ins w:id="414" w:author="PR Preview" w:date="2026-01-01T00:00:00Z">
        <w:r>
          <w:t xml:space="preserve"> </w:t>
        </w:r>
      </w:ins>
      <m:oMath>
        <m:r>
          <m:t>G</m:t>
        </m:r>
      </m:oMath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have a clique of</w:t>
        </w:r>
      </w:ins>
      <w:ins w:id="417" w:author="PR Preview" w:date="2026-01-01T00:00:00Z">
        <w:r>
          <w:t xml:space="preserve"> </w:t>
        </w:r>
      </w:ins>
      <m:oMath>
        <m:r>
          <m:t>k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vertices?</w:t>
        </w:r>
      </w:ins>
    </w:p>
    <w:bookmarkEnd w:id="26"/>
    <w:bookmarkStart w:id="27" w:name="def-complement-graph"/>
    <w:p>
      <w:pPr>
        <w:pStyle w:val="BodyText"/>
      </w:pPr>
      <w:ins w:id="420" w:author="PR Preview" w:date="2026-01-01T00:00:00Z">
        <w:r>
          <w:rPr>
            <w:b/>
            <w:bCs/>
          </w:rPr>
          <w:t xml:space="preserve">Definition 5 (Complement of a graph)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rPr>
            <w:b/>
            <w:bCs/>
          </w:rPr>
          <w:t xml:space="preserve">complement</w:t>
        </w:r>
      </w:ins>
      <w:ins w:id="42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G</m:t>
            </m:r>
          </m:e>
        </m:acc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of a graph</w:t>
        </w:r>
      </w:ins>
      <w:ins w:id="428" w:author="PR Preview" w:date="2026-01-01T00:00:00Z">
        <w:r>
          <w:t xml:space="preserve"> </w:t>
        </w:r>
      </w:ins>
      <m:oMath>
        <m:r>
          <m:t>G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has the same vertices as</w:t>
        </w:r>
      </w:ins>
      <w:ins w:id="431" w:author="PR Preview" w:date="2026-01-01T00:00:00Z">
        <w:r>
          <w:t xml:space="preserve"> </w:t>
        </w:r>
      </w:ins>
      <m:oMath>
        <m:r>
          <m:t>G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and joins two distinct vertices exactly when</w:t>
        </w:r>
      </w:ins>
      <w:ins w:id="435" w:author="PR Preview" w:date="2026-01-01T00:00:00Z">
        <w:r>
          <w:t xml:space="preserve"> </w:t>
        </w:r>
      </w:ins>
      <m:oMath>
        <m:r>
          <m:t>G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does not.</w:t>
        </w:r>
      </w:ins>
    </w:p>
    <w:bookmarkEnd w:id="27"/>
    <w:bookmarkStart w:id="29" w:name="exm-indset-to-clique"/>
    <w:p>
      <w:pPr>
        <w:pStyle w:val="BodyText"/>
      </w:pPr>
      <w:ins w:id="438" w:author="PR Preview" w:date="2026-01-01T00:00:00Z">
        <w:r>
          <w:rPr>
            <w:b/>
            <w:bCs/>
          </w:rPr>
          <w:t xml:space="preserve">Example 1 (From independent sets to cliques)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 set</w:t>
        </w:r>
      </w:ins>
      <w:ins w:id="441" w:author="PR Preview" w:date="2026-01-01T00:00:00Z">
        <w:r>
          <w:t xml:space="preserve"> </w:t>
        </w:r>
      </w:ins>
      <m:oMath>
        <m:r>
          <m:t>S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of vertices is independent in</w:t>
        </w:r>
      </w:ins>
      <w:ins w:id="444" w:author="PR Preview" w:date="2026-01-01T00:00:00Z">
        <w:r>
          <w:t xml:space="preserve"> </w:t>
        </w:r>
      </w:ins>
      <m:oMath>
        <m:r>
          <m:t>G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exactly when no two vertices of</w:t>
        </w:r>
      </w:ins>
      <w:ins w:id="447" w:author="PR Preview" w:date="2026-01-01T00:00:00Z">
        <w:r>
          <w:t xml:space="preserve"> </w:t>
        </w:r>
      </w:ins>
      <m:oMath>
        <m:r>
          <m:t>S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are joined in</w:t>
        </w:r>
      </w:ins>
      <w:ins w:id="450" w:author="PR Preview" w:date="2026-01-01T00:00:00Z">
        <w:r>
          <w:t xml:space="preserve"> </w:t>
        </w:r>
      </w:ins>
      <m:oMath>
        <m:r>
          <m:t>G</m:t>
        </m:r>
      </m:oMath>
      <w:ins w:id="451" w:author="PR Preview" w:date="2026-01-01T00:00:00Z">
        <w:r>
          <w:t xml:space="preserve">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which is exactly when every two vertices of</w:t>
        </w:r>
      </w:ins>
      <w:ins w:id="454" w:author="PR Preview" w:date="2026-01-01T00:00:00Z">
        <w:r>
          <w:t xml:space="preserve"> </w:t>
        </w:r>
      </w:ins>
      <m:oMath>
        <m:r>
          <m:t>S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are joined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in the</w:t>
        </w:r>
      </w:ins>
      <w:ins w:id="459" w:author="PR Preview" w:date="2026-01-01T00:00:00Z">
        <w:r>
          <w:t xml:space="preserve"> </w:t>
        </w:r>
      </w:ins>
      <w:hyperlink w:anchor="def-complement-graph">
        <w:ins w:id="460" w:author="PR Preview" w:date="2026-01-01T00:00:00Z">
          <w:r>
            <w:rPr>
              <w:rStyle w:val="Hyperlink"/>
            </w:rPr>
            <w:t xml:space="preserve">complement</w:t>
          </w:r>
        </w:ins>
      </w:hyperlink>
      <w:ins w:id="46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G</m:t>
            </m:r>
          </m:e>
        </m:acc>
      </m:oMath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that is, when</w:t>
        </w:r>
      </w:ins>
      <w:ins w:id="465" w:author="PR Preview" w:date="2026-01-01T00:00:00Z">
        <w:r>
          <w:t xml:space="preserve"> </w:t>
        </w:r>
      </w:ins>
      <m:oMath>
        <m:r>
          <m:t>S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is a</w:t>
        </w:r>
      </w:ins>
      <w:ins w:id="468" w:author="PR Preview" w:date="2026-01-01T00:00:00Z">
        <w:r>
          <w:t xml:space="preserve"> </w:t>
        </w:r>
      </w:ins>
      <w:hyperlink w:anchor="def-clique">
        <w:ins w:id="469" w:author="PR Preview" w:date="2026-01-01T00:00:00Z">
          <w:r>
            <w:rPr>
              <w:rStyle w:val="Hyperlink"/>
            </w:rPr>
            <w:t xml:space="preserve">clique</w:t>
          </w:r>
        </w:ins>
      </w:hyperlink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in</w:t>
        </w:r>
      </w:ins>
      <w:ins w:id="47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G</m:t>
            </m:r>
          </m:e>
        </m:acc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So the function</w:t>
        </w:r>
      </w:ins>
      <w:ins w:id="4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79" w:author="PR Preview" w:date="2026-01-01T00:00:00Z">
        <w:r>
          <w:t xml:space="preserve">With</w:t>
        </w:r>
      </w:ins>
      <w:ins w:id="480" w:author="PR Preview" w:date="2026-01-01T00:00:00Z">
        <w:r>
          <w:t xml:space="preserve"> </w:t>
        </w:r>
      </w:ins>
      <m:oMath>
        <m:r>
          <m:t>m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vertices, computing</w:t>
        </w:r>
      </w:ins>
      <w:ins w:id="48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G</m:t>
            </m:r>
          </m:e>
        </m:acc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flips the</w:t>
        </w:r>
      </w:ins>
      <w:ins w:id="48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off-diagonal entries of the adjacency matrix,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which takes</w:t>
        </w:r>
      </w:ins>
      <w:ins w:id="491" w:author="PR Preview" w:date="2026-01-01T00:00:00Z">
        <w:r>
          <w:t xml:space="preserve"> </w:t>
        </w:r>
      </w:ins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steps.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So INDSET</w:t>
        </w:r>
      </w:ins>
      <w:ins w:id="49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CLIQUE (</w:t>
        </w:r>
      </w:ins>
      <w:hyperlink w:anchor="def-reduction">
        <w:ins w:id="49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00" w:author="PR Preview" w:date="2026-01-01T00:00:00Z">
        <w:r>
          <w:t xml:space="preserve">).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CLIQUE is in NP, since a clique is its own certificate, as in</w:t>
        </w:r>
      </w:ins>
      <w:ins w:id="503" w:author="PR Preview" w:date="2026-01-01T00:00:00Z">
        <w:r>
          <w:t xml:space="preserve"> </w:t>
        </w:r>
      </w:ins>
      <w:hyperlink r:id="rId28">
        <w:ins w:id="504" w:author="PR Preview" w:date="2026-01-01T00:00:00Z">
          <w:r>
            <w:rPr>
              <w:rStyle w:val="Hyperlink"/>
            </w:rPr>
            <w:t xml:space="preserve">the INDSET example</w:t>
          </w:r>
        </w:ins>
      </w:hyperlink>
      <w:ins w:id="505" w:author="PR Preview" w:date="2026-01-01T00:00:00Z">
        <w:r>
          <w:t xml:space="preserve">.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INDSET is NP-complete (</w:t>
        </w:r>
      </w:ins>
      <w:hyperlink w:anchor="thm-indset-np-complete">
        <w:ins w:id="50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09" w:author="PR Preview" w:date="2026-01-01T00:00:00Z">
        <w:r>
          <w:t xml:space="preserve">),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so CLIQUE is NP-complete too, by</w:t>
        </w:r>
      </w:ins>
      <w:ins w:id="512" w:author="PR Preview" w:date="2026-01-01T00:00:00Z">
        <w:r>
          <w:t xml:space="preserve"> </w:t>
        </w:r>
      </w:ins>
      <w:hyperlink w:anchor="thm-np-complete-by-reduction">
        <w:ins w:id="51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14" w:author="PR Preview" w:date="2026-01-01T00:00:00Z">
        <w:r>
          <w:t xml:space="preserve">.</w:t>
        </w:r>
      </w:ins>
    </w:p>
    <w:bookmarkEnd w:id="29"/>
    <w:bookmarkStart w:id="30" w:name="def-vertex-cover"/>
    <w:p>
      <w:pPr>
        <w:pStyle w:val="BodyText"/>
      </w:pPr>
      <w:ins w:id="515" w:author="PR Preview" w:date="2026-01-01T00:00:00Z">
        <w:r>
          <w:rPr>
            <w:b/>
            <w:bCs/>
          </w:rPr>
          <w:t xml:space="preserve">Definition 6 (The vertex cover problem VERTEX-COVER)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rPr>
            <w:i/>
            <w:iCs/>
          </w:rPr>
          <w:t xml:space="preserve">vertex cover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of a graph is a set of vertices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that contains at least one end of every edge.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The decision problem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rPr>
            <w:b/>
            <w:bCs/>
          </w:rPr>
          <w:t xml:space="preserve">VERTEX-COVER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asks: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given a graph</w:t>
        </w:r>
      </w:ins>
      <w:ins w:id="532" w:author="PR Preview" w:date="2026-01-01T00:00:00Z">
        <w:r>
          <w:t xml:space="preserve"> </w:t>
        </w:r>
      </w:ins>
      <m:oMath>
        <m:r>
          <m:t>G</m:t>
        </m:r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with</w:t>
        </w:r>
      </w:ins>
      <w:ins w:id="535" w:author="PR Preview" w:date="2026-01-01T00:00:00Z">
        <w:r>
          <w:t xml:space="preserve"> </w:t>
        </w:r>
      </w:ins>
      <m:oMath>
        <m:r>
          <m:t>m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vertices and an integer</w:t>
        </w:r>
      </w:ins>
      <w:ins w:id="53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539" w:author="PR Preview" w:date="2026-01-01T00:00:00Z">
        <w:r>
          <w:t xml:space="preserve">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does</w:t>
        </w:r>
      </w:ins>
      <w:ins w:id="542" w:author="PR Preview" w:date="2026-01-01T00:00:00Z">
        <w:r>
          <w:t xml:space="preserve"> </w:t>
        </w:r>
      </w:ins>
      <m:oMath>
        <m:r>
          <m:t>G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have a vertex cover of at most</w:t>
        </w:r>
      </w:ins>
      <w:ins w:id="545" w:author="PR Preview" w:date="2026-01-01T00:00:00Z">
        <w:r>
          <w:t xml:space="preserve"> </w:t>
        </w:r>
      </w:ins>
      <m:oMath>
        <m:r>
          <m:t>k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vertices?</w:t>
        </w:r>
      </w:ins>
    </w:p>
    <w:bookmarkEnd w:id="30"/>
    <w:bookmarkStart w:id="31" w:name="exr-indset-to-vertex-cover"/>
    <w:p>
      <w:pPr>
        <w:pStyle w:val="BodyText"/>
      </w:pPr>
      <w:ins w:id="548" w:author="PR Preview" w:date="2026-01-01T00:00:00Z">
        <w:r>
          <w:rPr>
            <w:b/>
            <w:bCs/>
          </w:rPr>
          <w:t xml:space="preserve">Exercise 1 (From independent sets to vertex covers)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 </w:t>
        </w:r>
      </w:ins>
    </w:p>
    <w:p>
      <w:pPr>
        <w:numPr>
          <w:ilvl w:val="0"/>
          <w:numId w:val="1001"/>
        </w:numPr>
      </w:pPr>
      <w:ins w:id="551" w:author="PR Preview" w:date="2026-01-01T00:00:00Z">
        <w:r>
          <w:t xml:space="preserve">Show that a set</w:t>
        </w:r>
      </w:ins>
      <w:ins w:id="552" w:author="PR Preview" w:date="2026-01-01T00:00:00Z">
        <w:r>
          <w:t xml:space="preserve"> </w:t>
        </w:r>
      </w:ins>
      <m:oMath>
        <m:r>
          <m:t>S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of vertices is independent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if and only if the set</w:t>
        </w:r>
      </w:ins>
      <w:ins w:id="55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of the vertices not in</w:t>
        </w:r>
      </w:ins>
      <w:ins w:id="560" w:author="PR Preview" w:date="2026-01-01T00:00:00Z">
        <w:r>
          <w:t xml:space="preserve"> </w:t>
        </w:r>
      </w:ins>
      <m:oMath>
        <m:r>
          <m:t>S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is a</w:t>
        </w:r>
      </w:ins>
      <w:ins w:id="563" w:author="PR Preview" w:date="2026-01-01T00:00:00Z">
        <w:r>
          <w:t xml:space="preserve"> </w:t>
        </w:r>
      </w:ins>
      <w:hyperlink w:anchor="def-vertex-cover">
        <w:ins w:id="564" w:author="PR Preview" w:date="2026-01-01T00:00:00Z">
          <w:r>
            <w:rPr>
              <w:rStyle w:val="Hyperlink"/>
            </w:rPr>
            <w:t xml:space="preserve">vertex cover</w:t>
          </w:r>
        </w:ins>
      </w:hyperlink>
      <w:ins w:id="565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566" w:author="PR Preview" w:date="2026-01-01T00:00:00Z">
        <w:r>
          <w:t xml:space="preserve">Use part 1 to give a polynomial-time reduction (</w:t>
        </w:r>
      </w:ins>
      <w:hyperlink w:anchor="def-reduction">
        <w:ins w:id="56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68" w:author="PR Preview" w:date="2026-01-01T00:00:00Z">
        <w:r>
          <w:t xml:space="preserve">)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from INDSET to VERTEX-COVER.</w:t>
        </w:r>
      </w:ins>
    </w:p>
    <w:bookmarkEnd w:id="31"/>
    <w:bookmarkStart w:id="32" w:name="sol-indset-to-vertex-cover"/>
    <w:p>
      <w:pPr>
        <w:pStyle w:val="FirstParagraph"/>
      </w:pPr>
      <w:ins w:id="571" w:author="PR Preview" w:date="2026-01-01T00:00:00Z">
        <w:r>
          <w:rPr>
            <w:i/>
            <w:iCs/>
          </w:rPr>
          <w:t xml:space="preserve">Solution 1</w:t>
        </w:r>
      </w:ins>
      <w:ins w:id="572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m:oMath>
        <m:r>
          <m:t>S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fails to be independent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exactly when some edge has both its ends in</w:t>
        </w:r>
      </w:ins>
      <w:ins w:id="577" w:author="PR Preview" w:date="2026-01-01T00:00:00Z">
        <w:r>
          <w:t xml:space="preserve"> </w:t>
        </w:r>
      </w:ins>
      <m:oMath>
        <m:r>
          <m:t>S</m:t>
        </m:r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which is exactly when some edge has no end in</w:t>
        </w:r>
      </w:ins>
      <w:ins w:id="58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</m:oMath>
      <w:ins w:id="582" w:author="PR Preview" w:date="2026-01-01T00:00:00Z">
        <w:r>
          <w:t xml:space="preserve">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that is, when</w:t>
        </w:r>
      </w:ins>
      <w:ins w:id="58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fails to be a vertex cover.</w:t>
        </w:r>
      </w:ins>
    </w:p>
    <w:p>
      <w:pPr>
        <w:numPr>
          <w:ilvl w:val="0"/>
          <w:numId w:val="1002"/>
        </w:numPr>
      </w:pPr>
      <w:ins w:id="588" w:author="PR Preview" w:date="2026-01-01T00:00:00Z">
        <w:r>
          <w:t xml:space="preserve">Map</w:t>
        </w:r>
      </w:ins>
      <w:ins w:id="5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to</w:t>
        </w:r>
      </w:ins>
      <w:ins w:id="5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when</w:t>
        </w:r>
      </w:ins>
      <w:ins w:id="59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m</m:t>
        </m:r>
      </m:oMath>
      <w:ins w:id="596" w:author="PR Preview" w:date="2026-01-01T00:00:00Z">
        <w:r>
          <w:t xml:space="preserve">,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and to a fixed no-instance, such as a single edge with</w:t>
        </w:r>
      </w:ins>
      <w:ins w:id="59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600" w:author="PR Preview" w:date="2026-01-01T00:00:00Z">
        <w:r>
          <w:t xml:space="preserve">, when</w:t>
        </w:r>
      </w:ins>
      <w:ins w:id="6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m</m:t>
        </m:r>
      </m:oMath>
      <w:ins w:id="602" w:author="PR Preview" w:date="2026-01-01T00:00:00Z">
        <w:r>
          <w:t xml:space="preserve">.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If</w:t>
        </w:r>
      </w:ins>
      <w:ins w:id="605" w:author="PR Preview" w:date="2026-01-01T00:00:00Z">
        <w:r>
          <w:t xml:space="preserve"> </w:t>
        </w:r>
      </w:ins>
      <m:oMath>
        <m:r>
          <m:t>G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has an independent set</w:t>
        </w:r>
      </w:ins>
      <w:ins w:id="608" w:author="PR Preview" w:date="2026-01-01T00:00:00Z">
        <w:r>
          <w:t xml:space="preserve"> </w:t>
        </w:r>
      </w:ins>
      <m:oMath>
        <m:r>
          <m:t>S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of</w:t>
        </w:r>
      </w:ins>
      <w:ins w:id="611" w:author="PR Preview" w:date="2026-01-01T00:00:00Z">
        <w:r>
          <w:t xml:space="preserve"> </w:t>
        </w:r>
      </w:ins>
      <m:oMath>
        <m:r>
          <m:t>k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vertices,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then by part 1,</w:t>
        </w:r>
      </w:ins>
      <w:ins w:id="61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a vertex cover of</w:t>
        </w:r>
      </w:ins>
      <w:ins w:id="61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k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vertices.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If</w:t>
        </w:r>
      </w:ins>
      <w:ins w:id="624" w:author="PR Preview" w:date="2026-01-01T00:00:00Z">
        <w:r>
          <w:t xml:space="preserve"> </w:t>
        </w:r>
      </w:ins>
      <m:oMath>
        <m:r>
          <m:t>G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has a vertex cover</w:t>
        </w:r>
      </w:ins>
      <w:ins w:id="627" w:author="PR Preview" w:date="2026-01-01T00:00:00Z">
        <w:r>
          <w:t xml:space="preserve"> </w:t>
        </w:r>
      </w:ins>
      <m:oMath>
        <m:r>
          <m:t>C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of at most</w:t>
        </w:r>
      </w:ins>
      <w:ins w:id="63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k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vertices,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then by part 1,</w:t>
        </w:r>
      </w:ins>
      <w:ins w:id="63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C</m:t>
            </m:r>
          </m:e>
        </m:acc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independent with at least</w:t>
        </w:r>
      </w:ins>
      <w:ins w:id="638" w:author="PR Preview" w:date="2026-01-01T00:00:00Z">
        <w:r>
          <w:t xml:space="preserve"> </w:t>
        </w:r>
      </w:ins>
      <m:oMath>
        <m:r>
          <m:t>k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vertices,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and any</w:t>
        </w:r>
      </w:ins>
      <w:ins w:id="643" w:author="PR Preview" w:date="2026-01-01T00:00:00Z">
        <w:r>
          <w:t xml:space="preserve"> </w:t>
        </w:r>
      </w:ins>
      <m:oMath>
        <m:r>
          <m:t>k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of them still form an independent set.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So</w:t>
        </w:r>
      </w:ins>
      <w:ins w:id="6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if and only if</w:t>
        </w:r>
      </w:ins>
      <w:ins w:id="6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The map copies</w:t>
        </w:r>
      </w:ins>
      <w:ins w:id="655" w:author="PR Preview" w:date="2026-01-01T00:00:00Z">
        <w:r>
          <w:t xml:space="preserve"> </w:t>
        </w:r>
      </w:ins>
      <m:oMath>
        <m:r>
          <m:t>G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 computes</w:t>
        </w:r>
      </w:ins>
      <w:ins w:id="65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k</m:t>
        </m:r>
      </m:oMath>
      <w:ins w:id="659" w:author="PR Preview" w:date="2026-01-01T00:00:00Z">
        <w:r>
          <w:t xml:space="preserve">, which takes polynomial time.</w:t>
        </w:r>
      </w:ins>
    </w:p>
    <w:bookmarkEnd w:id="32"/>
    <w:bookmarkEnd w:id="33"/>
    <w:bookmarkStart w:id="36" w:name="sec-hardness-data-science"/>
    <w:p>
      <w:pPr>
        <w:pStyle w:val="Heading2"/>
      </w:pPr>
      <w:ins w:id="660" w:author="PR Preview" w:date="2026-01-01T00:00:00Z">
        <w:r>
          <w:t xml:space="preserve">4 Hardness in data science</w:t>
        </w:r>
      </w:ins>
    </w:p>
    <w:bookmarkStart w:id="35" w:name="rem-best-subset-hard"/>
    <w:p>
      <w:pPr>
        <w:pStyle w:val="FirstParagraph"/>
      </w:pPr>
      <w:ins w:id="661" w:author="PR Preview" w:date="2026-01-01T00:00:00Z">
        <w:r>
          <w:rPr>
            <w:i/>
            <w:iCs/>
          </w:rPr>
          <w:t xml:space="preserve">Remark 2</w:t>
        </w:r>
      </w:ins>
      <w:ins w:id="662" w:author="PR Preview" w:date="2026-01-01T00:00:00Z">
        <w:r>
          <w:t xml:space="preserve"> (Sparse regression is NP-hard). </w:t>
        </w:r>
      </w:ins>
      <w:ins w:id="663" w:author="PR Preview" w:date="2026-01-01T00:00:00Z">
        <w:r>
          <w:t xml:space="preserve">Best-subset selection looks for the regression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with the fewest nonzero coefficients that fits the data to a given tolerance.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Its decision version asks: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given a matrix</w:t>
        </w:r>
      </w:ins>
      <w:ins w:id="67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71" w:author="PR Preview" w:date="2026-01-01T00:00:00Z">
        <w:r>
          <w:t xml:space="preserve">, a vector</w:t>
        </w:r>
      </w:ins>
      <w:ins w:id="6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673" w:author="PR Preview" w:date="2026-01-01T00:00:00Z">
        <w:r>
          <w:t xml:space="preserve">, a tolerance</w:t>
        </w:r>
      </w:ins>
      <w:ins w:id="674" w:author="PR Preview" w:date="2026-01-01T00:00:00Z">
        <w:r>
          <w:t xml:space="preserve"> </w:t>
        </w:r>
      </w:ins>
      <m:oMath>
        <m:r>
          <m:t>ϵ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and an integer</w:t>
        </w:r>
      </w:ins>
      <w:ins w:id="677" w:author="PR Preview" w:date="2026-01-01T00:00:00Z">
        <w:r>
          <w:t xml:space="preserve"> </w:t>
        </w:r>
      </w:ins>
      <m:oMath>
        <m:r>
          <m:t>k</m:t>
        </m:r>
      </m:oMath>
      <w:ins w:id="678" w:author="PR Preview" w:date="2026-01-01T00:00:00Z">
        <w:r>
          <w:t xml:space="preserve">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is there a vector</w:t>
        </w:r>
      </w:ins>
      <w:ins w:id="6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with at most</w:t>
        </w:r>
      </w:ins>
      <w:ins w:id="684" w:author="PR Preview" w:date="2026-01-01T00:00:00Z">
        <w:r>
          <w:t xml:space="preserve"> </w:t>
        </w:r>
      </w:ins>
      <m:oMath>
        <m:r>
          <m:t>k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nonzero entries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and</w:t>
        </w:r>
      </w:ins>
      <w:ins w:id="689" w:author="PR Preview" w:date="2026-01-01T00:00:00Z">
        <w:r>
          <w:t xml:space="preserve"> </w:t>
        </w:r>
      </w:ins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ins w:id="690" w:author="PR Preview" w:date="2026-01-01T00:00:00Z">
        <w:r>
          <w:t xml:space="preserve">?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Natarajan (1995)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showed, by a reduction from an NP-complete problem,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that this decision problem is NP-hard (</w:t>
        </w:r>
      </w:ins>
      <w:hyperlink w:anchor="def-np-complete">
        <w:ins w:id="69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98" w:author="PR Preview" w:date="2026-01-01T00:00:00Z">
        <w:r>
          <w:t xml:space="preserve">).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An algorithm that finds a sparsest</w:t>
        </w:r>
      </w:ins>
      <w:ins w:id="7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would decide it,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by checking whether that</w:t>
        </w:r>
      </w:ins>
      <w:ins w:id="7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has at most</w:t>
        </w:r>
      </w:ins>
      <w:ins w:id="709" w:author="PR Preview" w:date="2026-01-01T00:00:00Z">
        <w:r>
          <w:t xml:space="preserve"> </w:t>
        </w:r>
      </w:ins>
      <m:oMath>
        <m:r>
          <m:t>k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nonzero entries.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If such an algorithm ran in polynomial time,</w:t>
        </w:r>
      </w:ins>
      <w:ins w:id="714" w:author="PR Preview" w:date="2026-01-01T00:00:00Z">
        <w:r>
          <w:t xml:space="preserve"> </w:t>
        </w:r>
      </w:ins>
      <w:hyperlink w:anchor="thm-np-complete-in-p">
        <w:ins w:id="71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would put every problem in NP into P,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 since</w:t>
        </w:r>
      </w:ins>
      <w:ins w:id="720" w:author="PR Preview" w:date="2026-01-01T00:00:00Z">
        <w:r>
          <w:t xml:space="preserve"> </w:t>
        </w:r>
      </w:ins>
      <w:hyperlink r:id="rId34">
        <w:ins w:id="721" w:author="PR Preview" w:date="2026-01-01T00:00:00Z">
          <w:r>
            <w:rPr>
              <w:rStyle w:val="Hyperlink"/>
            </w:rPr>
            <w:t xml:space="preserve">P is contained in NP</w:t>
          </w:r>
        </w:ins>
      </w:hyperlink>
      <w:ins w:id="722" w:author="PR Preview" w:date="2026-01-01T00:00:00Z">
        <w:r>
          <w:t xml:space="preserve">,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P would equal NP.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That is one reason practical methods use greedy forward selection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or replace the count of nonzero coefficients with a convex penalty, as the lasso does.</w:t>
        </w:r>
      </w:ins>
    </w:p>
    <w:bookmarkEnd w:id="35"/>
    <w:bookmarkEnd w:id="36"/>
    <w:bookmarkStart w:id="42" w:name="references"/>
    <w:p>
      <w:pPr>
        <w:pStyle w:val="Heading2"/>
      </w:pPr>
      <w:ins w:id="729" w:author="PR Preview" w:date="2026-01-01T00:00:00Z">
        <w:r>
          <w:t xml:space="preserve">References</w:t>
        </w:r>
      </w:ins>
    </w:p>
    <w:bookmarkStart w:id="41" w:name="refs"/>
    <w:bookmarkStart w:id="38" w:name="ref-arora2009computational"/>
    <w:p>
      <w:pPr>
        <w:pStyle w:val="Bibliography"/>
      </w:pPr>
      <w:ins w:id="730" w:author="PR Preview" w:date="2026-01-01T00:00:00Z">
        <w:r>
          <w:t xml:space="preserve">Arora, Sanjeev, and Boaz Barak. 2009.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rPr>
            <w:i/>
            <w:iCs/>
          </w:rPr>
          <w:t xml:space="preserve">Computational Complexity: A Modern Approach</w:t>
        </w:r>
      </w:ins>
      <w:ins w:id="733" w:author="PR Preview" w:date="2026-01-01T00:00:00Z">
        <w:r>
          <w:t xml:space="preserve">. Cambridge University Press.</w:t>
        </w:r>
      </w:ins>
      <w:ins w:id="734" w:author="PR Preview" w:date="2026-01-01T00:00:00Z">
        <w:r>
          <w:t xml:space="preserve"> </w:t>
        </w:r>
      </w:ins>
      <w:hyperlink r:id="rId37">
        <w:ins w:id="735" w:author="PR Preview" w:date="2026-01-01T00:00:00Z">
          <w:r>
            <w:rPr>
              <w:rStyle w:val="Hyperlink"/>
            </w:rPr>
            <w:t xml:space="preserve">https://doi.org/10.1017/CBO9780511804090</w:t>
          </w:r>
        </w:ins>
      </w:hyperlink>
      <w:ins w:id="736" w:author="PR Preview" w:date="2026-01-01T00:00:00Z">
        <w:r>
          <w:t xml:space="preserve">.</w:t>
        </w:r>
      </w:ins>
    </w:p>
    <w:bookmarkEnd w:id="38"/>
    <w:bookmarkStart w:id="40" w:name="ref-natarajan1995sparse"/>
    <w:p>
      <w:pPr>
        <w:pStyle w:val="Bibliography"/>
      </w:pPr>
      <w:ins w:id="737" w:author="PR Preview" w:date="2026-01-01T00:00:00Z">
        <w:r>
          <w:t xml:space="preserve">Natarajan, B. K. 1995.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“Sparse Approximate Solutions to Linear Systems.”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rPr>
            <w:i/>
            <w:iCs/>
          </w:rPr>
          <w:t xml:space="preserve">SIAM Journal on Computing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24 (2): 227–34.</w:t>
        </w:r>
      </w:ins>
      <w:ins w:id="744" w:author="PR Preview" w:date="2026-01-01T00:00:00Z">
        <w:r>
          <w:t xml:space="preserve"> </w:t>
        </w:r>
      </w:ins>
      <w:hyperlink r:id="rId39">
        <w:ins w:id="745" w:author="PR Preview" w:date="2026-01-01T00:00:00Z">
          <w:r>
            <w:rPr>
              <w:rStyle w:val="Hyperlink"/>
            </w:rPr>
            <w:t xml:space="preserve">https://doi.org/10.1137/S0097539792240406</w:t>
          </w:r>
        </w:ins>
      </w:hyperlink>
      <w:ins w:id="746" w:author="PR Preview" w:date="2026-01-01T00:00:00Z">
        <w:r>
          <w:t xml:space="preserve">.</w:t>
        </w:r>
      </w:ins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2026-10-14T18:08:05Z</dcterms:created>
  <dcterms:modified xsi:type="dcterms:W3CDTF">2026-10-14T18:08:05Z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