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Kolmogorov complexity</w:t>
      </w:r>
    </w:p>
    <w:p>
      <w:pPr>
        <w:pStyle w:val="Date"/>
      </w:pPr>
      <w:del w:id="1" w:author="PR Preview" w:date="2026-01-01T00:00:00Z">
        <w:r>
          <w:delText xml:space="preserve">Last modified: 2026-10-14 11:35:33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11:42:40 (PDT)</w:t>
        </w:r>
      </w:ins>
    </w:p>
    <w:p>
      <w:pPr>
        <w:pStyle w:val="FirstParagraph"/>
      </w:pPr>
      <w:r>
        <w:t xml:space="preserve">Shannon entropy measures the information in a random source:</w:t>
      </w:r>
      <w:r>
        <w:t xml:space="preserve"> </w:t>
      </w:r>
      <w:r>
        <w:t xml:space="preserve">how many binary digits, on average, its outcomes need.</w:t>
      </w:r>
      <w:r>
        <w:t xml:space="preserve"> </w:t>
      </w:r>
      <w:r>
        <w:t xml:space="preserve">Kolmogorov complexity measures the information in one string:</w:t>
      </w:r>
      <w:r>
        <w:t xml:space="preserve"> </w:t>
      </w:r>
      <w:r>
        <w:t xml:space="preserve">the length of the shortest program that prints it.</w:t>
      </w:r>
      <w:r>
        <w:t xml:space="preserve"> </w:t>
      </w:r>
      <w:r>
        <w:t xml:space="preserve">This page defines Kolmogorov complexity,</w:t>
      </w:r>
      <w:r>
        <w:t xml:space="preserve"> </w:t>
      </w:r>
      <w:r>
        <w:t xml:space="preserve">shows that most strings cannot be compressed and that no program computes it,</w:t>
      </w:r>
      <w:r>
        <w:t xml:space="preserve"> </w:t>
      </w:r>
      <w:r>
        <w:t xml:space="preserve">and shows that its expected value per symbol approaches the entropy.</w:t>
      </w:r>
      <w:r>
        <w:t xml:space="preserve"> </w:t>
      </w:r>
      <w:r>
        <w:t xml:space="preserve">It builds on the</w:t>
      </w:r>
      <w:r>
        <w:t xml:space="preserve"> </w:t>
      </w:r>
      <w:hyperlink r:id="rId9">
        <w:r>
          <w:rPr>
            <w:rStyle w:val="Hyperlink"/>
          </w:rPr>
          <w:t xml:space="preserve">entropy</w:t>
        </w:r>
      </w:hyperlink>
      <w:r>
        <w:t xml:space="preserve"> </w:t>
      </w:r>
      <w:r>
        <w:t xml:space="preserve">and</w:t>
      </w:r>
      <w:r>
        <w:t xml:space="preserve"> </w:t>
      </w:r>
      <w:hyperlink r:id="rId10">
        <w:r>
          <w:rPr>
            <w:rStyle w:val="Hyperlink"/>
          </w:rPr>
          <w:t xml:space="preserve">source coding</w:t>
        </w:r>
      </w:hyperlink>
      <w:r>
        <w:t xml:space="preserve"> </w:t>
      </w:r>
      <w:r>
        <w:t xml:space="preserve">pages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Information Theory for Data Science</w:t>
      </w:r>
      <w:r>
        <w:t xml:space="preserve">.</w:t>
      </w:r>
    </w:p>
    <w:bookmarkStart w:id="16" w:name="sec-kolmogorov-definition"/>
    <w:p>
      <w:pPr>
        <w:pStyle w:val="Heading2"/>
      </w:pPr>
      <w:r>
        <w:t xml:space="preserve">1 Shortest descriptions</w:t>
      </w:r>
    </w:p>
    <w:bookmarkStart w:id="11" w:name="def-kolmogorov-complexity"/>
    <w:p>
      <w:pPr>
        <w:pStyle w:val="FirstParagraph"/>
      </w:pPr>
      <w:r>
        <w:rPr>
          <w:b/>
          <w:bCs/>
        </w:rPr>
        <w:t xml:space="preserve">Definition 1 (Kolmogorov complexity)</w:t>
      </w:r>
      <w:r>
        <w:t xml:space="preserve"> </w:t>
      </w:r>
      <w:r>
        <w:t xml:space="preserve">Fix a universal computer</w:t>
      </w:r>
      <w:r>
        <w:t xml:space="preserve"> </w:t>
      </w:r>
      <m:oMath>
        <m:r>
          <m:t>U</m:t>
        </m:r>
      </m:oMath>
      <w:r>
        <w:t xml:space="preserve">:</w:t>
      </w:r>
      <w:r>
        <w:t xml:space="preserve"> </w:t>
      </w:r>
      <w:r>
        <w:t xml:space="preserve">a Turing machine, or an interpreter for a programming language,</w:t>
      </w:r>
      <w:r>
        <w:t xml:space="preserve"> </w:t>
      </w:r>
      <w:r>
        <w:t xml:space="preserve">that reads a program</w:t>
      </w:r>
      <w:r>
        <w:t xml:space="preserve"> </w:t>
      </w:r>
      <m:oMath>
        <m:r>
          <m:t>p</m:t>
        </m:r>
      </m:oMath>
      <w:r>
        <w:t xml:space="preserve">, a finite string of binary digits,</w:t>
      </w:r>
      <w:r>
        <w:t xml:space="preserve"> </w:t>
      </w:r>
      <w:r>
        <w:t xml:space="preserve">and either runs forever or halts and outputs a binary string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Assume no program on which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halts is a proper prefix of another,</w:t>
      </w:r>
      <w:r>
        <w:t xml:space="preserve"> </w:t>
      </w:r>
      <w:r>
        <w:t xml:space="preserve">as happens when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reads its program one digit at a time</w:t>
      </w:r>
      <w:r>
        <w:t xml:space="preserve"> </w:t>
      </w:r>
      <w:r>
        <w:t xml:space="preserve">and must itself decide where the program ends.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Kolmogorov complexity</w:t>
      </w:r>
      <w:r>
        <w:t xml:space="preserve"> </w:t>
      </w:r>
      <w:r>
        <w:t xml:space="preserve">of a binary string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length of a shortest program that outputs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K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rPr>
              <m:sty m:val="p"/>
            </m:rPr>
            <m:t>{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p</m:t>
              </m:r>
            </m:e>
          </m:d>
          <m:r>
            <m:t>​</m:t>
          </m:r>
          <m:r>
            <m:rPr>
              <m:sty m:val="p"/>
            </m:rPr>
            <m:t>:</m:t>
          </m:r>
          <m:r>
            <m:t>U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}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is the number of digits in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Kolmogorov complexity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∣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 the same way,</w:t>
      </w:r>
      <w:r>
        <w:t xml:space="preserve"> </w:t>
      </w:r>
      <w:r>
        <w:t xml:space="preserve">except that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also given the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as an input.</w:t>
      </w:r>
      <w:r>
        <w:t xml:space="preserve"> </w:t>
      </w:r>
      <w:r>
        <w:t xml:space="preserve">This is the definition of</w:t>
      </w:r>
      <w:r>
        <w:t xml:space="preserve"> </w:t>
      </w:r>
      <w:r>
        <w:t xml:space="preserve">Cover and Thomas (2006, sec. 14.2)</w:t>
      </w:r>
      <w:r>
        <w:t xml:space="preserve">.</w:t>
      </w:r>
    </w:p>
    <w:bookmarkEnd w:id="11"/>
    <w:bookmarkStart w:id="12" w:name="thm-kolmogorov-invariance"/>
    <w:p>
      <w:pPr>
        <w:pStyle w:val="BodyText"/>
      </w:pPr>
      <w:r>
        <w:rPr>
          <w:b/>
          <w:bCs/>
        </w:rPr>
        <w:t xml:space="preserve">Theorem 1 (The choice of computer changes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by at most a constant)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K</m:t>
            </m:r>
          </m:e>
          <m:sub>
            <m:r>
              <m:t>U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K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kolmogorov-complexity">
        <w:r>
          <w:rPr>
            <w:rStyle w:val="Hyperlink"/>
          </w:rPr>
          <w:t xml:space="preserve">Kolmogorov complexities</w:t>
        </w:r>
      </w:hyperlink>
      <w:r>
        <w:t xml:space="preserve"> </w:t>
      </w:r>
      <w:r>
        <w:t xml:space="preserve">defined with universal computers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There is a constant</w:t>
      </w:r>
      <w:r>
        <w:t xml:space="preserve"> </w:t>
      </w:r>
      <m:oMath>
        <m:sSub>
          <m:e>
            <m:r>
              <m:t>c</m:t>
            </m:r>
          </m:e>
          <m:sub>
            <m:r>
              <m:t>A</m:t>
            </m:r>
          </m:sub>
        </m:sSub>
      </m:oMath>
      <w:r>
        <w:t xml:space="preserve">, which depends on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but not on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K</m:t>
              </m:r>
            </m:e>
            <m:sub>
              <m:r>
                <m:t>U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sSub>
            <m:e>
              <m:r>
                <m:t>K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A</m:t>
              </m:r>
            </m:sub>
          </m:sSub>
          <m:r>
            <m:t> </m:t>
          </m:r>
          <m:r>
            <m:rPr>
              <m:nor/>
              <m:sty m:val="p"/>
            </m:rPr>
            <m:t>for every binary string 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1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universal, some program</w:t>
      </w:r>
      <w:r>
        <w:t xml:space="preserve"> </w:t>
      </w:r>
      <m:oMath>
        <m:sSub>
          <m:e>
            <m:r>
              <m:t>s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makes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simulate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s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followed by a program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outputs whatever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outputs on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So if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 shortest program 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s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followed by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 program 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U</m:t>
        </m:r>
      </m:oMath>
      <w:r>
        <w:t xml:space="preserve">, and</w:t>
      </w:r>
      <w:r>
        <w:t xml:space="preserve"> </w:t>
      </w:r>
      <m:oMath>
        <m:sSub>
          <m:e>
            <m:r>
              <m:t>K</m:t>
            </m:r>
          </m:e>
          <m:sub>
            <m:r>
              <m:t>U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s</m:t>
                </m:r>
              </m:e>
              <m:sub>
                <m:r>
                  <m:t>A</m:t>
                </m:r>
              </m:sub>
            </m:sSub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p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K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s</m:t>
                </m:r>
              </m:e>
              <m:sub>
                <m:r>
                  <m:t>A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Take</w:t>
      </w:r>
      <w:r>
        <w:t xml:space="preserve"> </w:t>
      </w:r>
      <m:oMath>
        <m:sSub>
          <m:e>
            <m:r>
              <m:t>c</m:t>
            </m:r>
          </m:e>
          <m:sub>
            <m:r>
              <m:t>A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s</m:t>
                </m:r>
              </m:e>
              <m:sub>
                <m:r>
                  <m:t>A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Cover and Thomas (2006, sec. 14.2)</w:t>
      </w:r>
      <w:r>
        <w:t xml:space="preserve"> </w:t>
      </w:r>
      <w:r>
        <w:t xml:space="preserve">give this argument in full.</w:t>
      </w:r>
    </w:p>
    <w:bookmarkStart w:id="13" w:name="rem-kolmogorov-fixed-computer"/>
    <w:p>
      <w:pPr>
        <w:pStyle w:val="BodyText"/>
      </w:pPr>
      <w:r>
        <w:rPr>
          <w:i/>
          <w:iCs/>
        </w:rPr>
        <w:t xml:space="preserve">Remark 1</w:t>
      </w:r>
      <w:r>
        <w:t xml:space="preserve"> (Why the choice of computer hardly matters). </w:t>
      </w:r>
      <w:r>
        <w:t xml:space="preserve">Applying</w:t>
      </w:r>
      <w:r>
        <w:t xml:space="preserve"> </w:t>
      </w:r>
      <w:hyperlink w:anchor="thm-kolmogorov-invariance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with the roles of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swapped</w:t>
      </w:r>
      <w:r>
        <w:t xml:space="preserve"> </w:t>
      </w:r>
      <w:r>
        <w:t xml:space="preserve">gives a constant</w:t>
      </w:r>
      <w:r>
        <w:t xml:space="preserve"> </w:t>
      </w:r>
      <m:oMath>
        <m:sSubSup>
          <m:e>
            <m:r>
              <m:t>c</m:t>
            </m:r>
          </m:e>
          <m:sub>
            <m:r>
              <m:t>A</m:t>
            </m:r>
          </m:sub>
          <m:sup>
            <m:r>
              <m:rPr>
                <m:sty m:val="p"/>
              </m:rPr>
              <m:t>′</m:t>
            </m:r>
          </m:sup>
        </m:sSubSup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K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≤</m:t>
        </m:r>
        <m:sSub>
          <m:e>
            <m:r>
              <m:t>K</m:t>
            </m:r>
          </m:e>
          <m:sub>
            <m:r>
              <m:t>U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sSubSup>
          <m:e>
            <m:r>
              <m:t>c</m:t>
            </m:r>
          </m:e>
          <m:sub>
            <m:r>
              <m:t>A</m:t>
            </m:r>
          </m:sub>
          <m:sup>
            <m:r>
              <m:rPr>
                <m:sty m:val="p"/>
              </m:rPr>
              <m:t>′</m:t>
            </m:r>
          </m:sup>
        </m:sSubSup>
      </m:oMath>
      <w:r>
        <w:t xml:space="preserve">.</w:t>
      </w:r>
      <w:r>
        <w:t xml:space="preserve"> </w:t>
      </w:r>
      <w:r>
        <w:t xml:space="preserve">Together,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K</m:t>
                </m:r>
              </m:e>
              <m:sub>
                <m:r>
                  <m:t>U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sSub>
              <m:e>
                <m:r>
                  <m:t>K</m:t>
                </m:r>
              </m:e>
              <m:sub>
                <m:r>
                  <m:t>A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max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A</m:t>
            </m:r>
          </m:sub>
        </m:sSub>
        <m:r>
          <m:rPr>
            <m:sty m:val="p"/>
          </m:rPr>
          <m:t>,</m:t>
        </m:r>
        <m:sSubSup>
          <m:e>
            <m:r>
              <m:t>c</m:t>
            </m:r>
          </m:e>
          <m:sub>
            <m:r>
              <m:t>A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constant can be large, so the complexity of one short string means little,</w:t>
      </w:r>
      <w:r>
        <w:t xml:space="preserve"> </w:t>
      </w:r>
      <w:r>
        <w:t xml:space="preserve">but statements about how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grows with the length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 not depend on the computer.</w:t>
      </w:r>
      <w:r>
        <w:t xml:space="preserve"> </w:t>
      </w:r>
      <w:r>
        <w:t xml:space="preserve">From here on,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fixed and dropped from the notation.</w:t>
      </w:r>
    </w:p>
    <w:bookmarkEnd w:id="13"/>
    <w:bookmarkStart w:id="14" w:name="thm-kolmogorov-upper-bound"/>
    <w:p>
      <w:pPr>
        <w:pStyle w:val="BodyText"/>
      </w:pPr>
      <w:r>
        <w:rPr>
          <w:b/>
          <w:bCs/>
        </w:rPr>
        <w:t xml:space="preserve">Theorem 2 (A string is never much more complex than its length)</w:t>
      </w:r>
      <w:r>
        <w:t xml:space="preserve"> </w:t>
      </w:r>
      <w:r>
        <w:t xml:space="preserve">There is a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such that every binary string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r>
            <m:t>K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∣</m:t>
          </m:r>
          <m:r>
            <m:t>n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n</m:t>
          </m:r>
          <m:r>
            <m:rPr>
              <m:sty m:val="p"/>
            </m:rPr>
            <m:t>+</m:t>
          </m:r>
          <m:r>
            <m:t>c</m:t>
          </m:r>
        </m:oMath>
      </m:oMathPara>
    </w:p>
    <w:p>
      <w:pPr>
        <w:pStyle w:val="FirstParagraph"/>
      </w:pPr>
      <w:r>
        <w:t xml:space="preserve">and, when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K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n</m:t>
          </m:r>
          <m:r>
            <m:rPr>
              <m:sty m:val="p"/>
            </m:rPr>
            <m:t>+</m:t>
          </m:r>
          <m:r>
            <m:t>2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t>n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.</m:t>
          </m:r>
        </m:oMath>
      </m:oMathPara>
    </w:p>
    <w:bookmarkEnd w:id="1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the first bound, the program</w:t>
      </w:r>
      <w:r>
        <w:t xml:space="preserve"> </w:t>
      </w:r>
      <w:r>
        <w:t xml:space="preserve">“print the next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digits”</w:t>
      </w:r>
      <w:r>
        <w:t xml:space="preserve"> </w:t>
      </w:r>
      <w:r>
        <w:t xml:space="preserve">followed by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digits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outputs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given</w:t>
      </w:r>
      <w:r>
        <w:t xml:space="preserve"> </w:t>
      </w:r>
      <m:oMath>
        <m:r>
          <m:t>n</m:t>
        </m:r>
      </m:oMath>
      <w:r>
        <w:t xml:space="preserve">, the program needs no marker to show where it ends,</w:t>
      </w:r>
      <w:r>
        <w:t xml:space="preserve"> </w:t>
      </w:r>
      <w:r>
        <w:t xml:space="preserve">and its fixed part has some length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∣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For the second bound, the program must also describe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 a way that shows where the description ends.</w:t>
      </w:r>
      <w:r>
        <w:t xml:space="preserve"> </w:t>
      </w:r>
      <w:r>
        <w:t xml:space="preserve">Write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 binary, which takes</w:t>
      </w:r>
      <w:r>
        <w:t xml:space="preserve"> </w:t>
      </w:r>
      <m:oMath>
        <m:r>
          <m:rPr>
            <m:sty m:val="p"/>
          </m:rPr>
          <m:t>⌊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n</m:t>
        </m:r>
        <m:r>
          <m:rPr>
            <m:sty m:val="p"/>
          </m:rPr>
          <m:t>⌋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digits,</w:t>
      </w:r>
      <w:r>
        <w:t xml:space="preserve"> </w:t>
      </w:r>
      <w:r>
        <w:t xml:space="preserve">repeat each digit twice, and end with the pair</w:t>
      </w:r>
      <w:r>
        <w:t xml:space="preserve"> </w:t>
      </w:r>
      <m:oMath>
        <m:r>
          <m:t>01</m:t>
        </m:r>
      </m:oMath>
      <w:r>
        <w:t xml:space="preserve">.</w:t>
      </w:r>
      <w:r>
        <w:t xml:space="preserve"> </w:t>
      </w:r>
      <w:r>
        <w:t xml:space="preserve">This takes</w:t>
      </w:r>
      <w:r>
        <w:t xml:space="preserve"> </w:t>
      </w:r>
      <m:oMath>
        <m:r>
          <m:t>2</m:t>
        </m:r>
        <m:r>
          <m:rPr>
            <m:sty m:val="p"/>
          </m:rPr>
          <m:t>⌊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n</m:t>
        </m:r>
        <m:r>
          <m:rPr>
            <m:sty m:val="p"/>
          </m:rPr>
          <m:t>⌋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≤</m:t>
        </m:r>
        <m:r>
          <m:t>2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n</m:t>
        </m:r>
        <m:r>
          <m:rPr>
            <m:sty m:val="p"/>
          </m:rPr>
          <m:t>+</m:t>
        </m:r>
        <m:r>
          <m:t>4</m:t>
        </m:r>
      </m:oMath>
      <w:r>
        <w:t xml:space="preserve"> </w:t>
      </w:r>
      <w:r>
        <w:t xml:space="preserve">digits.</w:t>
      </w:r>
      <w:r>
        <w:t xml:space="preserve"> </w:t>
      </w:r>
      <w:r>
        <w:t xml:space="preserve">A program that reads this description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then prints the next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digits</w:t>
      </w:r>
      <w:r>
        <w:t xml:space="preserve"> </w:t>
      </w:r>
      <w:r>
        <w:t xml:space="preserve">has length at most</w:t>
      </w:r>
      <w:r>
        <w:t xml:space="preserve"> </w:t>
      </w:r>
      <m:oMath>
        <m:r>
          <m:t>n</m:t>
        </m:r>
        <m:r>
          <m:rPr>
            <m:sty m:val="p"/>
          </m:rPr>
          <m:t>+</m:t>
        </m:r>
        <m:r>
          <m:t>2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n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for a constant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Take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4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Cover and Thomas (2006, sec. 14.2)</w:t>
      </w:r>
      <w:r>
        <w:t xml:space="preserve"> </w:t>
      </w:r>
      <w:r>
        <w:t xml:space="preserve">prove both bounds.</w:t>
      </w:r>
    </w:p>
    <w:bookmarkStart w:id="15" w:name="exm-kolmogorov-simple-strings"/>
    <w:p>
      <w:pPr>
        <w:pStyle w:val="BodyText"/>
      </w:pPr>
      <w:r>
        <w:rPr>
          <w:b/>
          <w:bCs/>
        </w:rPr>
        <w:t xml:space="preserve">Example 1 (Simple strings)</w:t>
      </w:r>
      <w:r>
        <w:t xml:space="preserve"> </w:t>
      </w:r>
      <w:r>
        <w:t xml:space="preserve"> </w:t>
      </w:r>
    </w:p>
    <w:p>
      <w:pPr>
        <w:numPr>
          <w:ilvl w:val="0"/>
          <w:numId w:val="1001"/>
        </w:numPr>
      </w:pPr>
      <w:r>
        <w:t xml:space="preserve">The string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zeros has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∣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c</m:t>
        </m:r>
      </m:oMath>
      <w:r>
        <w:t xml:space="preserve"> </w:t>
      </w:r>
      <w:r>
        <w:t xml:space="preserve">for a constant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since the program</w:t>
      </w:r>
      <w:r>
        <w:t xml:space="preserve"> </w:t>
      </w:r>
      <w:r>
        <w:t xml:space="preserve">“print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zeros”</w:t>
      </w:r>
      <w:r>
        <w:t xml:space="preserve"> </w:t>
      </w:r>
      <w:r>
        <w:t xml:space="preserve">does not grow with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Without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given, the program must also describe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the proof of</w:t>
      </w:r>
      <w:r>
        <w:t xml:space="preserve"> </w:t>
      </w:r>
      <w:hyperlink w:anchor="thm-kolmogorov-upper-boun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2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n</m:t>
        </m:r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p>
      <w:pPr>
        <w:numPr>
          <w:ilvl w:val="0"/>
          <w:numId w:val="1001"/>
        </w:numPr>
      </w:pPr>
      <w:r>
        <w:t xml:space="preserve">The string</w:t>
      </w:r>
      <w:r>
        <w:t xml:space="preserve"> </w:t>
      </w:r>
      <m:oMath>
        <m:r>
          <m:t>0101</m:t>
        </m:r>
        <m:r>
          <m:rPr>
            <m:sty m:val="p"/>
          </m:rPr>
          <m:t>…</m:t>
        </m:r>
        <m:r>
          <m:t>01</m:t>
        </m:r>
      </m:oMath>
      <w:r>
        <w:t xml:space="preserve"> </w:t>
      </w:r>
      <w:r>
        <w:t xml:space="preserve">of length</w:t>
      </w:r>
      <w:r>
        <w:t xml:space="preserve"> </w:t>
      </w:r>
      <m:oMath>
        <m:r>
          <m:t>n</m:t>
        </m:r>
      </m:oMath>
      <w:r>
        <w:t xml:space="preserve">, for even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also has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∣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since the program</w:t>
      </w:r>
      <w:r>
        <w:t xml:space="preserve"> </w:t>
      </w:r>
      <w:r>
        <w:t xml:space="preserve">“print</w:t>
      </w:r>
      <w:r>
        <w:t xml:space="preserve"> </w:t>
      </w:r>
      <m:oMath>
        <m:r>
          <m:t>01</m:t>
        </m:r>
      </m:oMath>
      <w:r>
        <w:t xml:space="preserve"> </w:t>
      </w:r>
      <w:r>
        <w:t xml:space="preserve">until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digits are printed”</w:t>
      </w:r>
      <w:r>
        <w:t xml:space="preserve"> </w:t>
      </w:r>
      <w:r>
        <w:t xml:space="preserve">does not grow with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Half its digits are ones, as expected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fair coin flips.</w:t>
      </w:r>
    </w:p>
    <w:p>
      <w:pPr>
        <w:numPr>
          <w:ilvl w:val="0"/>
          <w:numId w:val="1001"/>
        </w:numPr>
      </w:pPr>
      <w:r>
        <w:t xml:space="preserve">The first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binary digits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also have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∣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c</m:t>
        </m:r>
      </m:oMath>
      <w:r>
        <w:t xml:space="preserve">:</w:t>
      </w:r>
      <w:r>
        <w:t xml:space="preserve"> </w:t>
      </w:r>
      <w:r>
        <w:t xml:space="preserve">a fixed program computes as many digits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as asked.</w:t>
      </w:r>
      <w:r>
        <w:t xml:space="preserve"> </w:t>
      </w:r>
      <w:r>
        <w:t xml:space="preserve">The digits show no obvious pattern,</w:t>
      </w:r>
      <w:r>
        <w:t xml:space="preserve"> </w:t>
      </w:r>
      <w:r>
        <w:t xml:space="preserve">yet they are as compressible as a string of zeros.</w:t>
      </w:r>
    </w:p>
    <w:bookmarkEnd w:id="15"/>
    <w:bookmarkEnd w:id="16"/>
    <w:bookmarkStart w:id="19" w:name="sec-incompressible-strings"/>
    <w:p>
      <w:pPr>
        <w:pStyle w:val="Heading2"/>
      </w:pPr>
      <w:r>
        <w:t xml:space="preserve">2 Incompressible strings</w:t>
      </w:r>
    </w:p>
    <w:bookmarkStart w:id="17" w:name="thm-incompressible-strings"/>
    <w:p>
      <w:pPr>
        <w:pStyle w:val="FirstParagraph"/>
      </w:pPr>
      <w:r>
        <w:rPr>
          <w:b/>
          <w:bCs/>
        </w:rPr>
        <w:t xml:space="preserve">Theorem 3 (Most strings are incompressible)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be integers.</w:t>
      </w:r>
      <w:r>
        <w:t xml:space="preserve"> </w:t>
      </w:r>
      <w:r>
        <w:t xml:space="preserve">Fewer than</w:t>
      </w:r>
      <w:r>
        <w:t xml:space="preserve"> </w:t>
      </w:r>
      <m:oMath>
        <m:sSup>
          <m:e>
            <m:r>
              <m:t>2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p>
        </m:sSup>
      </m:oMath>
      <w:r>
        <w:t xml:space="preserve"> </w:t>
      </w:r>
      <w:r>
        <w:t xml:space="preserve">of the</w:t>
      </w:r>
      <w:r>
        <w:t xml:space="preserve"> </w:t>
      </w:r>
      <m:oMath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binary strings 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satisfy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∣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n</m:t>
        </m:r>
        <m:r>
          <m:rPr>
            <m:sty m:val="p"/>
          </m:rPr>
          <m:t>−</m:t>
        </m:r>
        <m:r>
          <m:t>k</m:t>
        </m:r>
      </m:oMath>
      <w:r>
        <w:t xml:space="preserve">.</w:t>
      </w:r>
      <w:r>
        <w:t xml:space="preserve"> </w:t>
      </w:r>
      <w:r>
        <w:t xml:space="preserve">In particular, at least one string 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∣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</w:p>
    <w:bookmarkEnd w:id="1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There are</w:t>
      </w:r>
      <w:r>
        <w:t xml:space="preserve"> </w:t>
      </w:r>
      <m:oMath>
        <m:sSup>
          <m:e>
            <m:r>
              <m:t>2</m:t>
            </m:r>
          </m:e>
          <m:sup>
            <m:r>
              <m:t>j</m:t>
            </m:r>
          </m:sup>
        </m:sSup>
      </m:oMath>
      <w:r>
        <w:t xml:space="preserve"> </w:t>
      </w:r>
      <w:r>
        <w:t xml:space="preserve">binary strings of length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so the number of programs of length less than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p>
                <m:e>
                  <m:r>
                    <m:t>2</m:t>
                  </m:r>
                </m:e>
                <m:sup>
                  <m:r>
                    <m:t>j</m:t>
                  </m:r>
                </m:sup>
              </m:sSup>
            </m:e>
          </m:nary>
          <m:r>
            <m:rPr>
              <m:sty m:val="p"/>
            </m:rPr>
            <m:t>=</m:t>
          </m:r>
          <m:sSup>
            <m:e>
              <m:r>
                <m:t>2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k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Given</w:t>
      </w:r>
      <w:r>
        <w:t xml:space="preserve"> </w:t>
      </w:r>
      <m:oMath>
        <m:r>
          <m:t>n</m:t>
        </m:r>
      </m:oMath>
      <w:r>
        <w:t xml:space="preserve">, each program outputs at most one string,</w:t>
      </w:r>
      <w:r>
        <w:t xml:space="preserve"> </w:t>
      </w:r>
      <w:r>
        <w:t xml:space="preserve">so at most</w:t>
      </w:r>
      <w:r>
        <w:t xml:space="preserve"> </w:t>
      </w:r>
      <m:oMath>
        <m:sSup>
          <m:e>
            <m:r>
              <m:t>2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strings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a program shorter than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k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, at most</w:t>
      </w:r>
      <w:r>
        <w:t xml:space="preserve"> </w:t>
      </w:r>
      <m:oMath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of the</w:t>
      </w:r>
      <w:r>
        <w:t xml:space="preserve"> </w:t>
      </w:r>
      <m:oMath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strings 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have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∣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n</m:t>
        </m:r>
      </m:oMath>
      <w:r>
        <w:t xml:space="preserve">, which leaves at least one with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∣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</w:p>
    <w:bookmarkStart w:id="18" w:name="rem-incompressible-random"/>
    <w:p>
      <w:pPr>
        <w:pStyle w:val="BodyText"/>
      </w:pPr>
      <w:r>
        <w:rPr>
          <w:i/>
          <w:iCs/>
        </w:rPr>
        <w:t xml:space="preserve">Remark 2</w:t>
      </w:r>
      <w:r>
        <w:t xml:space="preserve"> (Incompressible strings look random). </w:t>
      </w:r>
      <w:r>
        <w:t xml:space="preserve">By</w:t>
      </w:r>
      <w:r>
        <w:t xml:space="preserve"> </w:t>
      </w:r>
      <w:hyperlink w:anchor="thm-incompressible-strings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drawn uniformly from the strings of length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for example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fair coin flips,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∣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n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&lt;</m:t>
        </m:r>
        <m:sSup>
          <m:e>
            <m:r>
              <m:t>2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p>
        </m:sSup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k</m:t>
            </m:r>
          </m:sup>
        </m:sSup>
      </m:oMath>
      <w:r>
        <w:t xml:space="preserve">.</w:t>
      </w:r>
      <w:r>
        <w:t xml:space="preserve"> </w:t>
      </w:r>
      <w:r>
        <w:t xml:space="preserve">So a string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fair coin flips can be compressed by more than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digits</w:t>
      </w:r>
      <w:r>
        <w:t xml:space="preserve"> </w:t>
      </w:r>
      <w:r>
        <w:t xml:space="preserve">with probability less than</w:t>
      </w:r>
      <w:r>
        <w:t xml:space="preserve"> </w:t>
      </w:r>
      <m:oMath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k</m:t>
            </m:r>
          </m:sup>
        </m:sSup>
      </m:oMath>
      <w:r>
        <w:t xml:space="preserve">.</w:t>
      </w:r>
      <w:r>
        <w:t xml:space="preserve"> </w:t>
      </w:r>
      <w:r>
        <w:t xml:space="preserve">A string with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∣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n</m:t>
        </m:r>
      </m:oMath>
      <w:r>
        <w:t xml:space="preserve"> </w:t>
      </w:r>
      <w:r>
        <w:t xml:space="preserve">has no description shorter than itself.</w:t>
      </w:r>
      <w:r>
        <w:t xml:space="preserve"> </w:t>
      </w:r>
      <w:r>
        <w:t xml:space="preserve">Li and Vitányi (2019, chap. 2)</w:t>
      </w:r>
      <w:r>
        <w:t xml:space="preserve"> </w:t>
      </w:r>
      <w:r>
        <w:t xml:space="preserve">call a string random</w:t>
      </w:r>
      <w:r>
        <w:t xml:space="preserve"> </w:t>
      </w:r>
      <w:r>
        <w:t xml:space="preserve">when it is incompressible in this sense,</w:t>
      </w:r>
      <w:r>
        <w:t xml:space="preserve"> </w:t>
      </w:r>
      <w:r>
        <w:t xml:space="preserve">for a variant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whose programs need not be prefix-free.</w:t>
      </w:r>
      <w:r>
        <w:t xml:space="preserve"> </w:t>
      </w:r>
      <w:r>
        <w:t xml:space="preserve">A proof can pick an incompressible string and show that some property must hold for it,</w:t>
      </w:r>
      <w:r>
        <w:t xml:space="preserve"> </w:t>
      </w:r>
      <w:r>
        <w:t xml:space="preserve">or else the string would have a short description.</w:t>
      </w:r>
      <w:r>
        <w:t xml:space="preserve"> </w:t>
      </w:r>
      <w:r>
        <w:t xml:space="preserve">Li and Vitányi (2019, chap. 6)</w:t>
      </w:r>
      <w:r>
        <w:t xml:space="preserve"> </w:t>
      </w:r>
      <w:r>
        <w:t xml:space="preserve">call this the</w:t>
      </w:r>
      <w:r>
        <w:t xml:space="preserve"> </w:t>
      </w:r>
      <w:r>
        <w:rPr>
          <w:i/>
          <w:iCs/>
        </w:rPr>
        <w:t xml:space="preserve">incompressibility method</w:t>
      </w:r>
      <w:r>
        <w:t xml:space="preserve">.</w:t>
      </w:r>
    </w:p>
    <w:bookmarkEnd w:id="18"/>
    <w:bookmarkEnd w:id="19"/>
    <w:bookmarkStart w:id="21" w:name="sec-kolmogorov-uncomputable"/>
    <w:p>
      <w:pPr>
        <w:pStyle w:val="Heading2"/>
      </w:pPr>
      <w:r>
        <w:t xml:space="preserve">3 Kolmogorov complexity is uncomputable</w:t>
      </w:r>
    </w:p>
    <w:bookmarkStart w:id="20" w:name="thm-kolmogorov-uncomputable"/>
    <w:p>
      <w:pPr>
        <w:pStyle w:val="FirstParagraph"/>
      </w:pPr>
      <w:r>
        <w:rPr>
          <w:b/>
          <w:bCs/>
        </w:rPr>
        <w:t xml:space="preserve">Theorem 4 (Kolmogorov complexity cannot be computed)</w:t>
      </w:r>
      <w:r>
        <w:t xml:space="preserve"> </w:t>
      </w:r>
      <w:r>
        <w:t xml:space="preserve">No program takes a binary string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input and outputs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2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 a program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outputs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on input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each integer</w:t>
      </w:r>
      <w:r>
        <w:t xml:space="preserve"> </w:t>
      </w:r>
      <m:oMath>
        <m:r>
          <m:t>m</m:t>
        </m:r>
        <m:r>
          <m:rPr>
            <m:sty m:val="p"/>
          </m:rPr>
          <m:t>≥</m:t>
        </m:r>
        <m:r>
          <m:t>1</m:t>
        </m:r>
      </m:oMath>
      <w:r>
        <w:t xml:space="preserve">, consider the program</w:t>
      </w:r>
      <w:r>
        <w:t xml:space="preserve"> </w:t>
      </w:r>
      <m:oMath>
        <m:sSub>
          <m:e>
            <m:r>
              <m:t>P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that does the following:</w:t>
      </w:r>
      <w:r>
        <w:t xml:space="preserve"> </w:t>
      </w:r>
      <w:r>
        <w:t xml:space="preserve">list binary strings in order of length,</w:t>
      </w:r>
      <w:r>
        <w:t xml:space="preserve"> </w:t>
      </w:r>
      <w:r>
        <w:t xml:space="preserve">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to compute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one,</w:t>
      </w:r>
      <w:r>
        <w:t xml:space="preserve"> </w:t>
      </w:r>
      <w:r>
        <w:t xml:space="preserve">and output the first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m</m:t>
        </m:r>
      </m:oMath>
      <w:r>
        <w:t xml:space="preserve">.</w:t>
      </w:r>
      <w:r>
        <w:t xml:space="preserve"> </w:t>
      </w:r>
      <w:r>
        <w:t xml:space="preserve">Such an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exists, because fewer than</w:t>
      </w:r>
      <w:r>
        <w:t xml:space="preserve"> </w:t>
      </w:r>
      <m:oMath>
        <m:sSup>
          <m:e>
            <m:r>
              <m:t>2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programs are shorter than</w:t>
      </w:r>
      <w:r>
        <w:t xml:space="preserve"> </w:t>
      </w:r>
      <m:oMath>
        <m:r>
          <m:t>m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P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halts, and its output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m</m:t>
        </m:r>
      </m:oMath>
      <w:r>
        <w:t xml:space="preserve">.</w:t>
      </w:r>
    </w:p>
    <w:p>
      <w:pPr>
        <w:pStyle w:val="BodyText"/>
      </w:pPr>
      <w:r>
        <w:t xml:space="preserve">The program</w:t>
      </w:r>
      <w:r>
        <w:t xml:space="preserve"> </w:t>
      </w:r>
      <m:oMath>
        <m:sSub>
          <m:e>
            <m:r>
              <m:t>P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consists of a fixed part, of some length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and a description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that shows where it ends,</w:t>
      </w:r>
      <w:r>
        <w:t xml:space="preserve"> </w:t>
      </w:r>
      <w:r>
        <w:t xml:space="preserve">which the proof of</w:t>
      </w:r>
      <w:r>
        <w:t xml:space="preserve"> </w:t>
      </w:r>
      <w:hyperlink w:anchor="thm-kolmogorov-upper-boun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writes in at most</w:t>
      </w:r>
      <w:r>
        <w:t xml:space="preserve"> </w:t>
      </w:r>
      <m:oMath>
        <m:r>
          <m:t>2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m</m:t>
        </m:r>
        <m:r>
          <m:rPr>
            <m:sty m:val="p"/>
          </m:rPr>
          <m:t>+</m:t>
        </m:r>
        <m:r>
          <m:t>4</m:t>
        </m:r>
      </m:oMath>
      <w:r>
        <w:t xml:space="preserve"> </w:t>
      </w:r>
      <w:r>
        <w:t xml:space="preserve">digits.</w:t>
      </w:r>
      <w:r>
        <w:t xml:space="preserve"> </w:t>
      </w:r>
      <w:r>
        <w:t xml:space="preserve">So the output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P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also has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2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m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c</m:t>
        </m:r>
      </m:oMath>
      <w:r>
        <w:t xml:space="preserve">, and together</w:t>
      </w:r>
    </w:p>
    <w:p>
      <w:pPr>
        <w:pStyle w:val="BodyText"/>
      </w:pPr>
      <m:oMathPara>
        <m:oMathParaPr>
          <m:jc m:val="center"/>
        </m:oMathParaPr>
        <m:oMath>
          <m:r>
            <m:t>m</m:t>
          </m:r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2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t>m</m:t>
          </m:r>
          <m:r>
            <m:rPr>
              <m:sty m:val="p"/>
            </m:rPr>
            <m:t>+</m:t>
          </m:r>
          <m:r>
            <m:t>4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left side grows faster than the right,</w:t>
      </w:r>
      <w:r>
        <w:t xml:space="preserve"> </w:t>
      </w:r>
      <w:r>
        <w:t xml:space="preserve">so this fails once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large enough,</w:t>
      </w:r>
      <w:r>
        <w:t xml:space="preserve"> </w:t>
      </w:r>
      <w:r>
        <w:t xml:space="preserve">and no such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exists.</w:t>
      </w:r>
      <w:r>
        <w:t xml:space="preserve"> </w:t>
      </w:r>
      <w:r>
        <w:t xml:space="preserve">The argument formalizes the Berry paradox,</w:t>
      </w:r>
      <w:r>
        <w:t xml:space="preserve"> </w:t>
      </w:r>
      <w:r>
        <w:t xml:space="preserve">“the smallest positive integer not definable in under sixty letters”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Cover and Thomas (2006, chap. 14)</w:t>
      </w:r>
      <w:r>
        <w:t xml:space="preserve"> </w:t>
      </w:r>
      <w:r>
        <w:t xml:space="preserve">discuss why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cannot be computed.</w:t>
      </w:r>
    </w:p>
    <w:bookmarkEnd w:id="21"/>
    <w:bookmarkStart w:id="30" w:name="sec-kolmogorov-entropy"/>
    <w:p>
      <w:pPr>
        <w:pStyle w:val="Heading2"/>
      </w:pPr>
      <w:r>
        <w:t xml:space="preserve">4 Kolmogorov complexity and entropy</w:t>
      </w:r>
    </w:p>
    <w:bookmarkStart w:id="23" w:name="thm-kolmogorov-entropy"/>
    <w:p>
      <w:pPr>
        <w:pStyle w:val="FirstParagraph"/>
      </w:pPr>
      <w:r>
        <w:rPr>
          <w:b/>
          <w:bCs/>
        </w:rPr>
        <w:t xml:space="preserve">Theorem 5 (Expected Kolmogorov complexity per symbol approaches the entropy)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independent copies 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takes values in a finite set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,</w:t>
      </w:r>
      <w:r>
        <w:t xml:space="preserve"> </w:t>
      </w:r>
      <w:r>
        <w:t xml:space="preserve">each value written as a fixed-length binary string,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</w:t>
      </w:r>
      <w:r>
        <w:t xml:space="preserve"> </w:t>
      </w:r>
      <w:hyperlink r:id="rId22">
        <w:r>
          <w:rPr>
            <w:rStyle w:val="Hyperlink"/>
          </w:rPr>
          <w:t xml:space="preserve">entropy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base-2 logarithms.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There is a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such that, 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r>
            <m:rPr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r>
                <m:t>K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∣</m:t>
              </m:r>
              <m:r>
                <m:t>n</m:t>
              </m:r>
              <m:r>
                <m:rPr>
                  <m:sty m:val="p"/>
                </m:rPr>
                <m:t>)</m:t>
              </m:r>
            </m:e>
          </m:d>
          <m:r>
            <m:rPr>
              <m:sty m:val="p"/>
            </m:rPr>
            <m:t>≤</m:t>
          </m:r>
          <m:sSub>
            <m:e>
              <m: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cr m:val="script"/>
                      <m:sty m:val="p"/>
                    </m:rP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n</m:t>
              </m:r>
            </m:num>
            <m:den>
              <m:r>
                <m:t>n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c</m:t>
              </m:r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E</m:t>
        </m:r>
        <m:r>
          <m:rPr>
            <m:sty m:val="p"/>
          </m:rPr>
          <m:t>[</m:t>
        </m:r>
        <m:r>
          <m:t>K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∣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]</m:t>
        </m:r>
        <m:r>
          <m:rPr>
            <m:sty m:val="p"/>
          </m:rPr>
          <m:t>→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This is Theorem 14.3.1 of</w:t>
      </w:r>
      <w:r>
        <w:t xml:space="preserve"> </w:t>
      </w:r>
      <w:r>
        <w:t xml:space="preserve">Cover and Thomas (2006)</w:t>
      </w:r>
      <w:r>
        <w:t xml:space="preserve">.</w:t>
      </w:r>
    </w:p>
    <w:bookmarkEnd w:id="2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the lower bound, send each outcome</w:t>
      </w:r>
      <w:r>
        <w:t xml:space="preserve"> </w:t>
      </w:r>
      <m:oMath>
        <m:sSup>
          <m:e>
            <m:r>
              <m:t>x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t>X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to a shortest program that outputs it given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Different outcomes get different programs, because a program determines its output,</w:t>
      </w:r>
      <w:r>
        <w:t xml:space="preserve"> </w:t>
      </w:r>
      <w:r>
        <w:t xml:space="preserve">and no halting program is a prefix of another,</w:t>
      </w:r>
      <w:r>
        <w:t xml:space="preserve"> </w:t>
      </w:r>
      <w:r>
        <w:t xml:space="preserve">so this is a prefix code for</w:t>
      </w:r>
      <w:r>
        <w:t xml:space="preserve"> </w:t>
      </w:r>
      <m:oMath>
        <m:sSup>
          <m:e>
            <m:r>
              <m:t>X</m:t>
            </m:r>
          </m:e>
          <m:sup>
            <m:r>
              <m:t>n</m:t>
            </m:r>
          </m:sup>
        </m:sSup>
      </m:oMath>
      <w:r>
        <w:t xml:space="preserve">, which makes it</w:t>
      </w:r>
      <w:r>
        <w:t xml:space="preserve"> </w:t>
      </w:r>
      <w:hyperlink r:id="rId24">
        <w:r>
          <w:rPr>
            <w:rStyle w:val="Hyperlink"/>
          </w:rPr>
          <w:t xml:space="preserve">uniquely decodable</w:t>
        </w:r>
      </w:hyperlink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25">
        <w:r>
          <w:rPr>
            <w:rStyle w:val="Hyperlink"/>
          </w:rPr>
          <w:t xml:space="preserve">expected length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K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∣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only one value with positive probability,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 lower bound holds trivially.</w:t>
      </w:r>
      <w:r>
        <w:t xml:space="preserve"> </w:t>
      </w:r>
      <w:r>
        <w:t xml:space="preserve">Otherwise,</w:t>
      </w:r>
      <w:r>
        <w:t xml:space="preserve"> </w:t>
      </w:r>
      <m:oMath>
        <m:sSup>
          <m:e>
            <m:r>
              <m:t>X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also takes at least two values with positive probability,</w:t>
      </w:r>
      <w:r>
        <w:t xml:space="preserve"> </w:t>
      </w:r>
      <w:r>
        <w:t xml:space="preserve">and part 1 of the</w:t>
      </w:r>
      <w:r>
        <w:t xml:space="preserve"> </w:t>
      </w:r>
      <w:hyperlink r:id="rId26">
        <w:r>
          <w:rPr>
            <w:rStyle w:val="Hyperlink"/>
          </w:rPr>
          <w:t xml:space="preserve">source coding theorem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K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∣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]</m:t>
        </m:r>
        <m:r>
          <m:rPr>
            <m:sty m:val="p"/>
          </m:rPr>
          <m:t>≥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Applying the</w:t>
      </w:r>
      <w:r>
        <w:t xml:space="preserve"> </w:t>
      </w:r>
      <w:hyperlink r:id="rId27">
        <w:r>
          <w:rPr>
            <w:rStyle w:val="Hyperlink"/>
          </w:rPr>
          <w:t xml:space="preserve">chain rule for entropy</w:t>
        </w:r>
      </w:hyperlink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times, and using that conditioning on independent variables</w:t>
      </w:r>
      <w:r>
        <w:t xml:space="preserve"> </w:t>
      </w:r>
      <w:r>
        <w:t xml:space="preserve">does not change entropy, gives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Dividing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gives the lower bound.</w:t>
      </w:r>
    </w:p>
    <w:p>
      <w:pPr>
        <w:pStyle w:val="BodyText"/>
      </w:pPr>
      <w:r>
        <w:t xml:space="preserve">For the upper bound,</w:t>
      </w:r>
      <w:r>
        <w:t xml:space="preserve"> </w:t>
      </w:r>
      <w:r>
        <w:t xml:space="preserve">Cover and Thomas (2006, sec. 14.3)</w:t>
      </w:r>
      <w:r>
        <w:t xml:space="preserve"> </w:t>
      </w:r>
      <w:r>
        <w:t xml:space="preserve">describe</w:t>
      </w:r>
      <w:r>
        <w:t xml:space="preserve"> </w:t>
      </w:r>
      <m:oMath>
        <m:sSup>
          <m:e>
            <m:r>
              <m:t>x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in two parts:</w:t>
      </w:r>
      <w:r>
        <w:t xml:space="preserve"> </w:t>
      </w:r>
      <w:r>
        <w:t xml:space="preserve">first how many times each value in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occurs,</w:t>
      </w:r>
      <w:r>
        <w:t xml:space="preserve"> </w:t>
      </w:r>
      <w:r>
        <w:t xml:space="preserve">which takes about</w:t>
      </w:r>
      <w:r>
        <w:t xml:space="preserve"> </w:t>
      </w:r>
      <m:oMath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cr m:val="script"/>
                <m:sty m:val="p"/>
              </m:rPr>
              <m:t>X</m:t>
            </m:r>
          </m:e>
        </m:d>
        <m:r>
          <m:t>​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n</m:t>
        </m:r>
      </m:oMath>
      <w:r>
        <w:t xml:space="preserve"> </w:t>
      </w:r>
      <w:r>
        <w:t xml:space="preserve">digits,</w:t>
      </w:r>
      <w:r>
        <w:t xml:space="preserve"> </w:t>
      </w:r>
      <w:r>
        <w:t xml:space="preserve">then which of the strings with those counts</w:t>
      </w:r>
      <w:r>
        <w:t xml:space="preserve"> </w:t>
      </w:r>
      <m:oMath>
        <m:sSup>
          <m:e>
            <m:r>
              <m:t>x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is,</w:t>
      </w:r>
      <w:r>
        <w:t xml:space="preserve"> </w:t>
      </w:r>
      <w:r>
        <w:t xml:space="preserve">which takes about</w:t>
      </w:r>
      <w:r>
        <w:t xml:space="preserve"> </w:t>
      </w:r>
      <m:oMath>
        <m:r>
          <m:t>n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digits on average.</w:t>
      </w:r>
    </w:p>
    <w:bookmarkStart w:id="29" w:name="rem-kolmogorov-vs-entropy"/>
    <w:p>
      <w:pPr>
        <w:pStyle w:val="BodyText"/>
      </w:pPr>
      <w:r>
        <w:rPr>
          <w:i/>
          <w:iCs/>
        </w:rPr>
        <w:t xml:space="preserve">Remark 3</w:t>
      </w:r>
      <w:r>
        <w:t xml:space="preserve"> (Entropy describes a distribution; Kolmogorov complexity describes a string). </w:t>
      </w:r>
      <w:r>
        <w:t xml:space="preserve">Entropy is the expected</w:t>
      </w:r>
      <w:r>
        <w:t xml:space="preserve"> </w:t>
      </w:r>
      <w:hyperlink r:id="rId28">
        <w:r>
          <w:rPr>
            <w:rStyle w:val="Hyperlink"/>
          </w:rPr>
          <w:t xml:space="preserve">surprisal</w:t>
        </w:r>
      </w:hyperlink>
      <w:r>
        <w:t xml:space="preserve"> </w:t>
      </w:r>
      <w:r>
        <w:t xml:space="preserve">of a random variable, so it is a property of a distribution</w:t>
      </w:r>
      <w:r>
        <w:t xml:space="preserve"> </w:t>
      </w:r>
      <w:r>
        <w:t xml:space="preserve">and says nothing about any one outcome.</w:t>
      </w:r>
      <w:r>
        <w:t xml:space="preserve"> </w:t>
      </w:r>
      <w:r>
        <w:t xml:space="preserve">Kolmogorov complexity is a property of one string and needs no distribution.</w:t>
      </w:r>
      <w:r>
        <w:t xml:space="preserve"> </w:t>
      </w:r>
      <w:hyperlink w:anchor="thm-kolmogorov-entropy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says that the two agree on average,</w:t>
      </w:r>
      <w:r>
        <w:t xml:space="preserve"> </w:t>
      </w:r>
      <w:r>
        <w:t xml:space="preserve">per symbol, for long independent sequences.</w:t>
      </w:r>
      <w:r>
        <w:t xml:space="preserve"> </w:t>
      </w:r>
      <w:r>
        <w:t xml:space="preserve">For a single string they can disagree:</w:t>
      </w:r>
      <w:r>
        <w:t xml:space="preserve"> </w:t>
      </w:r>
      <w:r>
        <w:t xml:space="preserve">the string</w:t>
      </w:r>
      <w:r>
        <w:t xml:space="preserve"> </w:t>
      </w:r>
      <m:oMath>
        <m:r>
          <m:t>0101</m:t>
        </m:r>
        <m:r>
          <m:rPr>
            <m:sty m:val="p"/>
          </m:rPr>
          <m:t>…</m:t>
        </m:r>
        <m:r>
          <m:t>01</m:t>
        </m:r>
      </m:oMath>
      <w:r>
        <w:t xml:space="preserve"> </w:t>
      </w:r>
      <w:r>
        <w:t xml:space="preserve">in</w:t>
      </w:r>
      <w:r>
        <w:t xml:space="preserve"> </w:t>
      </w:r>
      <w:hyperlink w:anchor="exm-kolmogorov-simple-strings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 as many ones as zeros,</w:t>
      </w:r>
      <w:r>
        <w:t xml:space="preserve"> </w:t>
      </w:r>
      <w:r>
        <w:t xml:space="preserve">like a typical outcome of fair coin flips, whose entropy is 1 bit per flip,</w:t>
      </w:r>
      <w:r>
        <w:t xml:space="preserve"> </w:t>
      </w:r>
      <w:r>
        <w:t xml:space="preserve">but its Kolmogorov complexity per digit,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∣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≤</m:t>
        </m:r>
        <m:r>
          <m:t>c</m:t>
        </m:r>
        <m:r>
          <m:rPr>
            <m:sty m:val="p"/>
          </m:rPr>
          <m:t>/</m:t>
        </m:r>
        <m:r>
          <m:t>n</m:t>
        </m:r>
      </m:oMath>
      <w:r>
        <w:t xml:space="preserve">, tends to 0.</w:t>
      </w:r>
    </w:p>
    <w:bookmarkEnd w:id="29"/>
    <w:bookmarkEnd w:id="30"/>
    <w:bookmarkStart w:id="36" w:name="references"/>
    <w:p>
      <w:pPr>
        <w:pStyle w:val="Heading2"/>
      </w:pPr>
      <w:r>
        <w:t xml:space="preserve">References</w:t>
      </w:r>
    </w:p>
    <w:bookmarkStart w:id="35" w:name="refs"/>
    <w:bookmarkStart w:id="32" w:name="ref-cover2006elements"/>
    <w:p>
      <w:pPr>
        <w:pStyle w:val="Bibliography"/>
      </w:pPr>
      <w:r>
        <w:t xml:space="preserve">Cover, Thomas M., and Joy A. Thomas. 2006.</w:t>
      </w:r>
      <w:r>
        <w:t xml:space="preserve"> </w:t>
      </w:r>
      <w:r>
        <w:rPr>
          <w:i/>
          <w:iCs/>
        </w:rPr>
        <w:t xml:space="preserve">Elements of Information Theory</w:t>
      </w:r>
      <w:r>
        <w:t xml:space="preserve">. 2nd ed. Wiley-Interscience.</w:t>
      </w:r>
      <w:r>
        <w:t xml:space="preserve"> </w:t>
      </w:r>
      <w:hyperlink r:id="rId31">
        <w:r>
          <w:rPr>
            <w:rStyle w:val="Hyperlink"/>
          </w:rPr>
          <w:t xml:space="preserve">https://doi.org/10.1002/047174882X</w:t>
        </w:r>
      </w:hyperlink>
      <w:r>
        <w:t xml:space="preserve">.</w:t>
      </w:r>
    </w:p>
    <w:bookmarkEnd w:id="32"/>
    <w:bookmarkStart w:id="34" w:name="ref-li2019introduction"/>
    <w:p>
      <w:pPr>
        <w:pStyle w:val="Bibliography"/>
      </w:pPr>
      <w:r>
        <w:t xml:space="preserve">Li, Ming, and Paul Vitányi. 2019.</w:t>
      </w:r>
      <w:r>
        <w:t xml:space="preserve"> </w:t>
      </w:r>
      <w:r>
        <w:rPr>
          <w:i/>
          <w:iCs/>
        </w:rPr>
        <w:t xml:space="preserve">An Introduction to Kolmogorov Complexity and Its Applications</w:t>
      </w:r>
      <w:r>
        <w:t xml:space="preserve">. 4th ed. Springer.</w:t>
      </w:r>
      <w:r>
        <w:t xml:space="preserve"> </w:t>
      </w:r>
      <w:hyperlink r:id="rId33">
        <w:r>
          <w:rPr>
            <w:rStyle w:val="Hyperlink"/>
          </w:rPr>
          <w:t xml:space="preserve">https://doi.org/10.1007/978-3-030-11298-1</w:t>
        </w:r>
      </w:hyperlink>
      <w:r>
        <w:t xml:space="preserve">.</w:t>
      </w:r>
    </w:p>
    <w:bookmarkEnd w:id="34"/>
    <w:bookmarkEnd w:id="35"/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1" Type="http://schemas.openxmlformats.org/officeDocument/2006/relationships/hyperlink" Target="https://doi.org/10.1002/047174882X" TargetMode="External"/><Relationship Id="rId33" Type="http://schemas.openxmlformats.org/officeDocument/2006/relationships/hyperlink" Target="https://doi.org/10.1007/978-3-030-11298-1" TargetMode="External"/><Relationship Id="rId9" Type="http://schemas.openxmlformats.org/officeDocument/2006/relationships/hyperlink" Target="https://morrison-lab.github.io/ids/entropy.html" TargetMode="External"/><Relationship Id="rId28" Type="http://schemas.openxmlformats.org/officeDocument/2006/relationships/hyperlink" Target="https://morrison-lab.github.io/ids/entropy.html#def-surprisal" TargetMode="External"/><Relationship Id="rId27" Type="http://schemas.openxmlformats.org/officeDocument/2006/relationships/hyperlink" Target="https://morrison-lab.github.io/ids/entropy.html#thm-entropy-chain-rule" TargetMode="External"/><Relationship Id="rId10" Type="http://schemas.openxmlformats.org/officeDocument/2006/relationships/hyperlink" Target="https://morrison-lab.github.io/ids/source-coding.html" TargetMode="External"/><Relationship Id="rId25" Type="http://schemas.openxmlformats.org/officeDocument/2006/relationships/hyperlink" Target="https://morrison-lab.github.io/ids/source-coding.html#def-expected-length" TargetMode="External"/><Relationship Id="rId24" Type="http://schemas.openxmlformats.org/officeDocument/2006/relationships/hyperlink" Target="https://morrison-lab.github.io/ids/source-coding.html#def-uniquely-decodable" TargetMode="External"/><Relationship Id="rId26" Type="http://schemas.openxmlformats.org/officeDocument/2006/relationships/hyperlink" Target="https://morrison-lab.github.io/ids/source-coding.html#thm-source-coding" TargetMode="External"/><Relationship Id="rId22" Type="http://schemas.openxmlformats.org/officeDocument/2006/relationships/hyperlink" Target="https://morrison-lab.github.io/pds/expectation.html#def-entropy" TargetMode="External"/></Relationships>
</file>

<file path=word/_rels/footnotes.xml.rels><?xml version='1.0' encoding='UTF-8' standalone='yes'?>
<Relationships xmlns="http://schemas.openxmlformats.org/package/2006/relationships"><Relationship Id="rId31" Type="http://schemas.openxmlformats.org/officeDocument/2006/relationships/hyperlink" Target="https://doi.org/10.1002/047174882X" TargetMode="External"/><Relationship Id="rId33" Type="http://schemas.openxmlformats.org/officeDocument/2006/relationships/hyperlink" Target="https://doi.org/10.1007/978-3-030-11298-1" TargetMode="External"/><Relationship Id="rId9" Type="http://schemas.openxmlformats.org/officeDocument/2006/relationships/hyperlink" Target="https://morrison-lab.github.io/ids/entropy.html" TargetMode="External"/><Relationship Id="rId28" Type="http://schemas.openxmlformats.org/officeDocument/2006/relationships/hyperlink" Target="https://morrison-lab.github.io/ids/entropy.html#def-surprisal" TargetMode="External"/><Relationship Id="rId27" Type="http://schemas.openxmlformats.org/officeDocument/2006/relationships/hyperlink" Target="https://morrison-lab.github.io/ids/entropy.html#thm-entropy-chain-rule" TargetMode="External"/><Relationship Id="rId10" Type="http://schemas.openxmlformats.org/officeDocument/2006/relationships/hyperlink" Target="https://morrison-lab.github.io/ids/source-coding.html" TargetMode="External"/><Relationship Id="rId25" Type="http://schemas.openxmlformats.org/officeDocument/2006/relationships/hyperlink" Target="https://morrison-lab.github.io/ids/source-coding.html#def-expected-length" TargetMode="External"/><Relationship Id="rId24" Type="http://schemas.openxmlformats.org/officeDocument/2006/relationships/hyperlink" Target="https://morrison-lab.github.io/ids/source-coding.html#def-uniquely-decodable" TargetMode="External"/><Relationship Id="rId26" Type="http://schemas.openxmlformats.org/officeDocument/2006/relationships/hyperlink" Target="https://morrison-lab.github.io/ids/source-coding.html#thm-source-coding" TargetMode="External"/><Relationship Id="rId22" Type="http://schemas.openxmlformats.org/officeDocument/2006/relationships/hyperlink" Target="https://morrison-lab.github.io/pds/expectation.html#def-entrop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Kolmogorov complexity</dc:title>
  <dc:creator/>
  <cp:keywords/>
  <dcterms:created xsi:type="dcterms:W3CDTF">2026-10-14T18:45:17Z</dcterms:created>
  <dcterms:modified xsi:type="dcterms:W3CDTF">2026-10-14T18:45:17Z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11:42:40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