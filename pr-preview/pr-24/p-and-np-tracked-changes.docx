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 and NP</w:t>
      </w:r>
    </w:p>
    <w:p>
      <w:pPr>
        <w:pStyle w:val="Date"/>
      </w:pPr>
      <w:del w:id="1" w:author="PR Preview" w:date="2026-01-01T00:00:00Z">
        <w:r>
          <w:delText xml:space="preserve">Last modified: 2026-10-27 13:11:13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15:09:19 (PDT)</w:t>
        </w:r>
      </w:ins>
    </w:p>
    <w:p>
      <w:pPr>
        <w:pStyle w:val="FirstParagraph"/>
      </w:pPr>
      <w:r>
        <w:t xml:space="preserve">Some problems have fast algorithms; for others, the best known algorithms</w:t>
      </w:r>
      <w:r>
        <w:t xml:space="preserve"> </w:t>
      </w:r>
      <w:r>
        <w:t xml:space="preserve">take time that grows exponentially with the size of the input.</w:t>
      </w:r>
      <w:r>
        <w:t xml:space="preserve"> </w:t>
      </w:r>
      <w:r>
        <w:t xml:space="preserve">This page defines the class P of problems with fast algorithms,</w:t>
      </w:r>
      <w:r>
        <w:t xml:space="preserve"> </w:t>
      </w:r>
      <w:r>
        <w:t xml:space="preserve">and the class NP of problems whose yes answers can be checked fast,</w:t>
      </w:r>
      <w:r>
        <w:t xml:space="preserve"> </w:t>
      </w:r>
      <w:r>
        <w:t xml:space="preserve">measuring speed with</w:t>
      </w:r>
      <w:r>
        <w:t xml:space="preserve"> </w:t>
      </w:r>
      <w:hyperlink r:id="rId9">
        <w:r>
          <w:rPr>
            <w:rStyle w:val="Hyperlink"/>
          </w:rPr>
          <w:t xml:space="preserve">asymptotic notation</w:t>
        </w:r>
      </w:hyperlink>
      <w:r>
        <w:t xml:space="preserve">.</w:t>
      </w:r>
    </w:p>
    <w:bookmarkStart w:id="13" w:name="sec-decision-problems"/>
    <w:p>
      <w:pPr>
        <w:pStyle w:val="Heading2"/>
      </w:pPr>
      <w:r>
        <w:t xml:space="preserve">1 Decision problems and running time</w:t>
      </w:r>
    </w:p>
    <w:bookmarkStart w:id="10" w:name="def-decision-problem"/>
    <w:p>
      <w:pPr>
        <w:pStyle w:val="FirstParagraph"/>
      </w:pPr>
      <w:r>
        <w:rPr>
          <w:b/>
          <w:bCs/>
        </w:rPr>
        <w:t xml:space="preserve">Definition 1 (Decision problem)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decision problem</w:t>
      </w:r>
      <w:r>
        <w:t xml:space="preserve"> </w:t>
      </w:r>
      <w:r>
        <w:t xml:space="preserve">asks a yes-or-no question about an input.</w:t>
      </w:r>
      <w:r>
        <w:t xml:space="preserve"> </w:t>
      </w:r>
      <w:r>
        <w:t xml:space="preserve">Write each input as a binary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 set of finite strings of binary digits,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for its length.</w:t>
      </w:r>
      <w:r>
        <w:t xml:space="preserve"> </w:t>
      </w:r>
      <w:r>
        <w:t xml:space="preserve">The decision problem is then the set</w:t>
      </w:r>
      <w:r>
        <w:t xml:space="preserve"> </w:t>
      </w:r>
      <m:oMath>
        <m:r>
          <m:t>L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inputs whose answer is yes,</w:t>
      </w:r>
      <w:r>
        <w:t xml:space="preserve"> </w:t>
      </w:r>
      <w:r>
        <w:t xml:space="preserve">and an algorithm</w:t>
      </w:r>
      <w:r>
        <w:t xml:space="preserve"> </w:t>
      </w:r>
      <w:r>
        <w:rPr>
          <w:b/>
          <w:bCs/>
        </w:rPr>
        <w:t xml:space="preserve">decides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if,</w:t>
      </w:r>
      <w:r>
        <w:t xml:space="preserve"> </w:t>
      </w:r>
      <w:r>
        <w:t xml:space="preserve">on every input</w:t>
      </w:r>
      <w:r>
        <w:t xml:space="preserve"> </w:t>
      </w:r>
      <m:oMath>
        <m:r>
          <m:t>x</m:t>
        </m:r>
      </m:oMath>
      <w:r>
        <w:t xml:space="preserve">, it halts and outputs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r>
          <m:t>L</m:t>
        </m:r>
      </m:oMath>
      <w:r>
        <w:t xml:space="preserve">.</w:t>
      </w:r>
      <w:r>
        <w:t xml:space="preserve"> </w:t>
      </w:r>
      <w:r>
        <w:t xml:space="preserve">Arora and Barak (2009, chap. 1)</w:t>
      </w:r>
      <w:r>
        <w:t xml:space="preserve"> </w:t>
      </w:r>
      <w:r>
        <w:t xml:space="preserve">call such a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language</w:t>
      </w:r>
      <w:r>
        <w:t xml:space="preserve">.</w:t>
      </w:r>
    </w:p>
    <w:bookmarkEnd w:id="10"/>
    <w:bookmarkStart w:id="12" w:name="def-running-time"/>
    <w:p>
      <w:pPr>
        <w:pStyle w:val="BodyText"/>
      </w:pPr>
      <w:r>
        <w:rPr>
          <w:b/>
          <w:bCs/>
        </w:rPr>
        <w:t xml:space="preserve">Definition 2 (Running time)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function from the nonnegative integers to the nonnegative integers.</w:t>
      </w:r>
      <w:r>
        <w:t xml:space="preserve"> </w:t>
      </w:r>
      <w:r>
        <w:t xml:space="preserve">An algorithm</w:t>
      </w:r>
      <w:r>
        <w:t xml:space="preserve"> </w:t>
      </w:r>
      <w:r>
        <w:rPr>
          <w:b/>
          <w:bCs/>
        </w:rPr>
        <w:t xml:space="preserve">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on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halts within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polynomial time</w:t>
      </w:r>
      <w:r>
        <w:t xml:space="preserve"> </w:t>
      </w:r>
      <w:r>
        <w:t xml:space="preserve">if it 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is</w:t>
      </w:r>
      <w:r>
        <w:t xml:space="preserve"> </w:t>
      </w:r>
      <w:hyperlink r:id="rId11">
        <w:r>
          <w:rPr>
            <w:rStyle w:val="Hyperlink"/>
          </w:rPr>
          <w:t xml:space="preserve">big-O notation</w:t>
        </w:r>
      </w:hyperlink>
      <w:r>
        <w:t xml:space="preserve">.</w:t>
      </w:r>
    </w:p>
    <w:bookmarkEnd w:id="12"/>
    <w:bookmarkEnd w:id="13"/>
    <w:bookmarkStart w:id="18" w:name="sec-class-p"/>
    <w:p>
      <w:pPr>
        <w:pStyle w:val="Heading2"/>
      </w:pPr>
      <w:r>
        <w:t xml:space="preserve">2 The class P</w:t>
      </w:r>
    </w:p>
    <w:bookmarkStart w:id="14" w:name="def-class-p"/>
    <w:p>
      <w:pPr>
        <w:pStyle w:val="FirstParagraph"/>
      </w:pPr>
      <w:r>
        <w:rPr>
          <w:b/>
          <w:bCs/>
        </w:rPr>
        <w:t xml:space="preserve">Definition 3 (The class P)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is the set of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problems</w:t>
        </w:r>
      </w:hyperlink>
      <w:r>
        <w:t xml:space="preserve"> </w:t>
      </w:r>
      <w:r>
        <w:t xml:space="preserve">that some algorithm decides in</w:t>
      </w:r>
      <w:r>
        <w:t xml:space="preserve"> </w:t>
      </w:r>
      <w:hyperlink w:anchor="def-running-time">
        <w:r>
          <w:rPr>
            <w:rStyle w:val="Hyperlink"/>
          </w:rPr>
          <w:t xml:space="preserve">polynomial time</w:t>
        </w:r>
      </w:hyperlink>
      <w:r>
        <w:t xml:space="preserve"> </w:t>
      </w:r>
      <w:r>
        <w:t xml:space="preserve">(Arora and Barak 2009, sec. 1.6)</w:t>
      </w:r>
      <w:r>
        <w:t xml:space="preserve">.</w:t>
      </w:r>
    </w:p>
    <w:bookmarkEnd w:id="14"/>
    <w:bookmarkStart w:id="15" w:name="rem-algorithm-model"/>
    <w:p>
      <w:pPr>
        <w:pStyle w:val="BodyText"/>
      </w:pPr>
      <w:r>
        <w:rPr>
          <w:i/>
          <w:iCs/>
        </w:rPr>
        <w:t xml:space="preserve">Remark 1</w:t>
      </w:r>
      <w:r>
        <w:t xml:space="preserve"> (What counts as an algorithm and a step). </w:t>
      </w:r>
      <w:r>
        <w:t xml:space="preserve">Arora and Barak (2009, chap. 1)</w:t>
      </w:r>
      <w:r>
        <w:t xml:space="preserve"> </w:t>
      </w:r>
      <w:r>
        <w:t xml:space="preserve">make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precise as a Turing machine,</w:t>
      </w:r>
      <w:r>
        <w:t xml:space="preserve"> </w:t>
      </w:r>
      <w:r>
        <w:t xml:space="preserve">and count one step as one move of the machine.</w:t>
      </w:r>
      <w:r>
        <w:t xml:space="preserve"> </w:t>
      </w:r>
      <w:r>
        <w:t xml:space="preserve">These notes have not yet defined Turing machines,</w:t>
      </w:r>
      <w:r>
        <w:t xml:space="preserve"> </w:t>
      </w:r>
      <w:r>
        <w:t xml:space="preserve">so read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as any program for an ordinary computer,</w:t>
      </w:r>
      <w:r>
        <w:t xml:space="preserve"> </w:t>
      </w:r>
      <w:r>
        <w:t xml:space="preserve">with one step per basic operation on a bounded number of bits.</w:t>
      </w:r>
      <w:r>
        <w:t xml:space="preserve"> </w:t>
      </w:r>
      <w:r>
        <w:t xml:space="preserve">The two models can simulate each other</w:t>
      </w:r>
      <w:r>
        <w:t xml:space="preserve"> </w:t>
      </w:r>
      <w:r>
        <w:t xml:space="preserve">with at most a polynomial increase in running time</w:t>
      </w:r>
      <w:r>
        <w:t xml:space="preserve"> </w:t>
      </w:r>
      <w:r>
        <w:t xml:space="preserve">(Arora and Barak 2009, chap. 1)</w:t>
      </w:r>
      <w:r>
        <w:t xml:space="preserve">,</w:t>
      </w:r>
      <w:r>
        <w:t xml:space="preserve"> </w:t>
      </w:r>
      <w:r>
        <w:t xml:space="preserve">so they agree on which problems are in P.</w:t>
      </w:r>
    </w:p>
    <w:bookmarkEnd w:id="15"/>
    <w:bookmarkStart w:id="16" w:name="def-path"/>
    <w:p>
      <w:pPr>
        <w:pStyle w:val="BodyText"/>
      </w:pPr>
      <w:r>
        <w:rPr>
          <w:b/>
          <w:bCs/>
        </w:rPr>
        <w:t xml:space="preserve">Definition 4 (The reachability problem PATH)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adjacency matrix,</w:t>
      </w:r>
      <w:r>
        <w:t xml:space="preserve"> </w:t>
      </w:r>
      <w:r>
        <w:t xml:space="preserve">and two vertices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is there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</m:oMath>
      <w:r>
        <w:t xml:space="preserve">?</w:t>
      </w:r>
    </w:p>
    <w:bookmarkEnd w:id="16"/>
    <w:bookmarkStart w:id="17" w:name="exm-path-in-p"/>
    <w:p>
      <w:pPr>
        <w:pStyle w:val="BodyText"/>
      </w:pPr>
      <w:r>
        <w:rPr>
          <w:b/>
          <w:bCs/>
        </w:rPr>
        <w:t xml:space="preserve">Example 1 (Reachability is in P)</w:t>
      </w:r>
      <w:r>
        <w:t xml:space="preserve"> </w:t>
      </w:r>
      <w:r>
        <w:t xml:space="preserve">Breadth-first search decides</w:t>
      </w:r>
      <w:r>
        <w:t xml:space="preserve"> </w:t>
      </w:r>
      <w:hyperlink w:anchor="def-path">
        <w:r>
          <w:rPr>
            <w:rStyle w:val="Hyperlink"/>
          </w:rPr>
          <w:t xml:space="preserve">PATH</w:t>
        </w:r>
      </w:hyperlink>
      <w:r>
        <w:t xml:space="preserve">.</w:t>
      </w:r>
      <w:r>
        <w:t xml:space="preserve"> </w:t>
      </w:r>
      <w:r>
        <w:t xml:space="preserve">It starts at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and, for each vertex it reaches, scans that vertex’s row of the matrix</w:t>
      </w:r>
      <w:r>
        <w:t xml:space="preserve"> </w:t>
      </w:r>
      <w:r>
        <w:t xml:space="preserve">for neighbors not yet reached.</w:t>
      </w:r>
      <w:r>
        <w:t xml:space="preserve"> </w:t>
      </w:r>
      <w:r>
        <w:t xml:space="preserve">It handles each vertex at most once and scans each row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it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 in all,</w:t>
      </w:r>
      <w:r>
        <w:t xml:space="preserve"> </w:t>
      </w:r>
      <w:r>
        <w:t xml:space="preserve">and it answers yes exactly when it reaches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input has length at least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this running time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in the input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PATH is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17"/>
    <w:bookmarkEnd w:id="18"/>
    <w:bookmarkStart w:id="25" w:name="sec-class-np"/>
    <w:p>
      <w:pPr>
        <w:pStyle w:val="Heading2"/>
      </w:pPr>
      <w:r>
        <w:t xml:space="preserve">3 The class NP</w:t>
      </w:r>
    </w:p>
    <w:bookmarkStart w:id="19" w:name="def-class-np"/>
    <w:p>
      <w:pPr>
        <w:pStyle w:val="FirstParagraph"/>
      </w:pPr>
      <w:r>
        <w:rPr>
          <w:b/>
          <w:bCs/>
        </w:rPr>
        <w:t xml:space="preserve">Definition 5 (The class NP)</w:t>
      </w:r>
      <w:r>
        <w:t xml:space="preserve"> </w:t>
      </w:r>
      <w:r>
        <w:t xml:space="preserve">A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b/>
          <w:bCs/>
        </w:rPr>
        <w:t xml:space="preserve">NP</w:t>
      </w:r>
      <w:r>
        <w:t xml:space="preserve"> </w:t>
      </w:r>
      <w:r>
        <w:t xml:space="preserve">if there are a polynomial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an algorithm</w:t>
      </w:r>
      <w:r>
        <w:t xml:space="preserve"> </w:t>
      </w:r>
      <m:oMath>
        <m:r>
          <m:t>V</m:t>
        </m:r>
      </m:oMath>
      <w:r>
        <w:t xml:space="preserve">, the</w:t>
      </w:r>
      <w:r>
        <w:t xml:space="preserve"> </w:t>
      </w:r>
      <w:r>
        <w:rPr>
          <w:i/>
          <w:iCs/>
        </w:rPr>
        <w:t xml:space="preserve">verifier</w:t>
      </w:r>
      <w:r>
        <w:t xml:space="preserve">,</w:t>
      </w:r>
      <w:r>
        <w:t xml:space="preserve"> </w:t>
      </w:r>
      <w:r>
        <w:t xml:space="preserve">which takes two binary 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as input</w:t>
      </w:r>
      <w:r>
        <w:t xml:space="preserve"> </w:t>
      </w:r>
      <w:r>
        <w:t xml:space="preserve">and runs in time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for some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string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certificate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(Arora and Barak 2009, sec. 2.1)</w:t>
      </w:r>
      <w:r>
        <w:t xml:space="preserve">.</w:t>
      </w:r>
    </w:p>
    <w:bookmarkEnd w:id="19"/>
    <w:bookmarkStart w:id="20" w:name="rem-np-meaning"/>
    <w:p>
      <w:pPr>
        <w:pStyle w:val="BodyText"/>
      </w:pPr>
      <w:r>
        <w:rPr>
          <w:i/>
          <w:iCs/>
        </w:rPr>
        <w:t xml:space="preserve">Remark 2</w:t>
      </w:r>
      <w:r>
        <w:t xml:space="preserve"> (NP means checkable, not solvable). </w:t>
      </w:r>
      <w:r>
        <w:t xml:space="preserve">For a problem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 yes answer always has a short proof that can be checked quickly,</w:t>
      </w:r>
      <w:r>
        <w:t xml:space="preserve"> </w:t>
      </w:r>
      <w:r>
        <w:t xml:space="preserve">though nothing says the proof is easy to find.</w:t>
      </w:r>
    </w:p>
    <w:bookmarkEnd w:id="20"/>
    <w:bookmarkStart w:id="21" w:name="def-indset"/>
    <w:p>
      <w:pPr>
        <w:pStyle w:val="BodyText"/>
      </w:pPr>
      <w:r>
        <w:rPr>
          <w:b/>
          <w:bCs/>
        </w:rPr>
        <w:t xml:space="preserve">Definition 6 (The independent set problem INDSET)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independent set</w:t>
      </w:r>
      <w:r>
        <w:t xml:space="preserve"> </w:t>
      </w:r>
      <w:r>
        <w:t xml:space="preserve">in a graph is a set of vertices</w:t>
      </w:r>
      <w:r>
        <w:t xml:space="preserve"> </w:t>
      </w:r>
      <w:r>
        <w:t xml:space="preserve">no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INDSET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 adjacency matrix,</w:t>
      </w:r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1"/>
    <w:bookmarkStart w:id="22" w:name="exm-indset-in-np"/>
    <w:p>
      <w:pPr>
        <w:pStyle w:val="BodyText"/>
      </w:pPr>
      <w:r>
        <w:rPr>
          <w:b/>
          <w:bCs/>
        </w:rPr>
        <w:t xml:space="preserve">Example 2 (Independent set is in NP)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input to</w:t>
      </w:r>
      <w:r>
        <w:t xml:space="preserve"> </w:t>
      </w:r>
      <w:hyperlink w:anchor="def-indset">
        <w:r>
          <w:rPr>
            <w:rStyle w:val="Hyperlink"/>
          </w:rPr>
          <w:t xml:space="preserve">INDSET</w:t>
        </w:r>
      </w:hyperlink>
      <w:r>
        <w:t xml:space="preserve">,</w:t>
      </w:r>
      <w:r>
        <w:t xml:space="preserve"> </w:t>
      </w:r>
      <w:r>
        <w:t xml:space="preserve">with a graph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Its adjacency matrix has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m</m:t>
        </m:r>
      </m:oMath>
      <w:r>
        <w:t xml:space="preserve"> </w:t>
      </w:r>
      <w:r>
        <w:t xml:space="preserve">entries, so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so a certificate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binary digits.</w:t>
      </w:r>
      <w:r>
        <w:t xml:space="preserve"> </w:t>
      </w:r>
      <w:r>
        <w:t xml:space="preserve">Its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mark the vertices of a proposed independent set,</w:t>
      </w:r>
      <w:r>
        <w:t xml:space="preserve"> </w:t>
      </w:r>
      <w:r>
        <w:t xml:space="preserve">and the verifier ignores the rest.</w:t>
      </w:r>
      <w:r>
        <w:t xml:space="preserve"> </w:t>
      </w:r>
      <w:r>
        <w:t xml:space="preserve">The verifier checks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that no two marked vertices are adjacent.</w:t>
      </w:r>
      <w:r>
        <w:t xml:space="preserve"> </w:t>
      </w:r>
      <w:r>
        <w:t xml:space="preserve">That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lookups in the adjacency matrix,</w:t>
      </w:r>
      <w:r>
        <w:t xml:space="preserve"> </w:t>
      </w:r>
      <w:r>
        <w:t xml:space="preserve">which is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 exactly when some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so INDSET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No polynomial-time algorithm that decides INDSET is known.</w:t>
      </w:r>
      <w:r>
        <w:t xml:space="preserve"> </w:t>
      </w:r>
      <w:r>
        <w:t xml:space="preserve">Arora and Barak (2009, sec. 2.1)</w:t>
      </w:r>
      <w:r>
        <w:t xml:space="preserve"> </w:t>
      </w:r>
      <w:r>
        <w:t xml:space="preserve">use the same example.</w:t>
      </w:r>
    </w:p>
    <w:bookmarkEnd w:id="22"/>
    <w:bookmarkStart w:id="23" w:name="thm-p-subset-np"/>
    <w:p>
      <w:pPr>
        <w:pStyle w:val="BodyText"/>
      </w:pPr>
      <w:r>
        <w:rPr>
          <w:b/>
          <w:bCs/>
        </w:rPr>
        <w:t xml:space="preserve">Theorem 1 (P is contained in NP)</w:t>
      </w:r>
      <w:r>
        <w:t xml:space="preserve"> </w:t>
      </w:r>
      <w:r>
        <w:t xml:space="preserve">Every decision problem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 an algorithm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decide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polynomial time.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only certificate is the empty string,</w:t>
      </w:r>
      <w:r>
        <w:t xml:space="preserve"> </w:t>
      </w:r>
      <w:r>
        <w:t xml:space="preserve">and let the verifier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ignore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return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runs in polynomial time,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.</w:t>
      </w:r>
    </w:p>
    <w:bookmarkStart w:id="24" w:name="rem-p-vs-np"/>
    <w:p>
      <w:pPr>
        <w:pStyle w:val="BodyText"/>
      </w:pPr>
      <w:r>
        <w:rPr>
          <w:i/>
          <w:iCs/>
        </w:rPr>
        <w:t xml:space="preserve">Remark 3</w:t>
      </w:r>
      <w:r>
        <w:t xml:space="preserve"> (The P versus NP question). </w:t>
      </w:r>
      <w:r>
        <w:t xml:space="preserve">Whether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P</m:t>
        </m:r>
      </m:oMath>
      <w:r>
        <w:t xml:space="preserve"> </w:t>
      </w:r>
      <w:r>
        <w:t xml:space="preserve">is open:</w:t>
      </w:r>
      <w:r>
        <w:t xml:space="preserve"> </w:t>
      </w:r>
      <w:r>
        <w:t xml:space="preserve">no one has shown that some problem in NP lies outside P,</w:t>
      </w:r>
      <w:r>
        <w:t xml:space="preserve"> </w:t>
      </w:r>
      <w:r>
        <w:t xml:space="preserve">or found polynomial-time algorithms for every problem in NP</w:t>
      </w:r>
      <w:r>
        <w:t xml:space="preserve"> </w:t>
      </w:r>
      <w:r>
        <w:t xml:space="preserve">(Arora and Barak 2009, sec. 2.7)</w:t>
      </w:r>
      <w:r>
        <w:t xml:space="preserve">.</w:t>
      </w:r>
      <w:r>
        <w:t xml:space="preserve"> </w:t>
      </w:r>
      <w:r>
        <w:t xml:space="preserve">Most researchers expect the classes to differ,</w:t>
      </w:r>
      <w:r>
        <w:t xml:space="preserve"> </w:t>
      </w:r>
      <w:r>
        <w:t xml:space="preserve">which would mean that, for some problems,</w:t>
      </w:r>
      <w:r>
        <w:t xml:space="preserve"> </w:t>
      </w:r>
      <w:r>
        <w:t xml:space="preserve">checking a proposed answer is much easier than finding one.</w:t>
      </w:r>
    </w:p>
    <w:bookmarkEnd w:id="24"/>
    <w:bookmarkEnd w:id="25"/>
    <w:bookmarkStart w:id="29" w:name="references"/>
    <w:p>
      <w:pPr>
        <w:pStyle w:val="Heading2"/>
      </w:pPr>
      <w:r>
        <w:t xml:space="preserve">References</w:t>
      </w:r>
    </w:p>
    <w:bookmarkStart w:id="28" w:name="refs"/>
    <w:bookmarkStart w:id="27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26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asymptotic-notation.qmd" TargetMode="External"/><Relationship Id="rId11" Type="http://schemas.openxmlformats.org/officeDocument/2006/relationships/hyperlink" Target="asymptotic-notation.qmd#def-big-o" TargetMode="External"/><Relationship Id="rId26" Type="http://schemas.openxmlformats.org/officeDocument/2006/relationships/hyperlink" Target="https://doi.org/10.1017/CBO9780511804090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asymptotic-notation.qmd" TargetMode="External"/><Relationship Id="rId11" Type="http://schemas.openxmlformats.org/officeDocument/2006/relationships/hyperlink" Target="asymptotic-notation.qmd#def-big-o" TargetMode="External"/><Relationship Id="rId26" Type="http://schemas.openxmlformats.org/officeDocument/2006/relationships/hyperlink" Target="https://doi.org/10.1017/CBO9780511804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and NP</dc:title>
  <dc:creator/>
  <cp:keywords/>
  <dcterms:created xsi:type="dcterms:W3CDTF">2026-10-28T22:14:36Z</dcterms:created>
  <dcterms:modified xsi:type="dcterms:W3CDTF">2026-10-28T22:14:36Z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