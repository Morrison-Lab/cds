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Kolmogorov complexity</w:t>
        </w:r>
      </w:ins>
    </w:p>
    <w:p>
      <w:pPr>
        <w:pStyle w:val="Date"/>
      </w:pPr>
      <w:ins w:id="2" w:author="PR Preview" w:date="2026-01-01T00:00:00Z">
        <w:r>
          <w:t xml:space="preserve">Last modified: 2026-10-14 11:00:00 (PDT)</w:t>
        </w:r>
      </w:ins>
    </w:p>
    <w:p>
      <w:pPr>
        <w:pStyle w:val="FirstParagraph"/>
      </w:pPr>
      <w:ins w:id="3" w:author="PR Preview" w:date="2026-01-01T00:00:00Z">
        <w:r>
          <w:t xml:space="preserve">Shannon entropy measures the information in a random source: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how many binary digits, on average, its outcomes need.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Kolmogorov complexity measures the information in one string: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the length of the shortest program that prints it.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This page defines Kolmogorov complexity,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shows that most strings cannot be compressed and that no program computes it,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and shows that its expected value per symbol approaches the entropy.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It builds on the</w:t>
        </w:r>
      </w:ins>
      <w:ins w:id="18" w:author="PR Preview" w:date="2026-01-01T00:00:00Z">
        <w:r>
          <w:t xml:space="preserve"> </w:t>
        </w:r>
      </w:ins>
      <w:hyperlink r:id="rId9">
        <w:ins w:id="19" w:author="PR Preview" w:date="2026-01-01T00:00:00Z">
          <w:r>
            <w:rPr>
              <w:rStyle w:val="Hyperlink"/>
            </w:rPr>
            <w:t xml:space="preserve">entropy</w:t>
          </w:r>
        </w:ins>
      </w:hyperlink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and</w:t>
        </w:r>
      </w:ins>
      <w:ins w:id="22" w:author="PR Preview" w:date="2026-01-01T00:00:00Z">
        <w:r>
          <w:t xml:space="preserve"> </w:t>
        </w:r>
      </w:ins>
      <w:hyperlink r:id="rId10">
        <w:ins w:id="23" w:author="PR Preview" w:date="2026-01-01T00:00:00Z">
          <w:r>
            <w:rPr>
              <w:rStyle w:val="Hyperlink"/>
            </w:rPr>
            <w:t xml:space="preserve">source coding</w:t>
          </w:r>
        </w:ins>
      </w:hyperlink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pages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in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rPr>
            <w:i/>
            <w:iCs/>
          </w:rPr>
          <w:t xml:space="preserve">Information Theory for Data Science</w:t>
        </w:r>
      </w:ins>
      <w:ins w:id="30" w:author="PR Preview" w:date="2026-01-01T00:00:00Z">
        <w:r>
          <w:t xml:space="preserve">.</w:t>
        </w:r>
      </w:ins>
    </w:p>
    <w:bookmarkStart w:id="16" w:name="sec-kolmogorov-definition"/>
    <w:p>
      <w:pPr>
        <w:pStyle w:val="Heading2"/>
      </w:pPr>
      <w:ins w:id="31" w:author="PR Preview" w:date="2026-01-01T00:00:00Z">
        <w:r>
          <w:t xml:space="preserve">1 Shortest descriptions</w:t>
        </w:r>
      </w:ins>
    </w:p>
    <w:bookmarkStart w:id="11" w:name="def-kolmogorov-complexity"/>
    <w:p>
      <w:pPr>
        <w:pStyle w:val="FirstParagraph"/>
      </w:pPr>
      <w:ins w:id="32" w:author="PR Preview" w:date="2026-01-01T00:00:00Z">
        <w:r>
          <w:rPr>
            <w:b/>
            <w:bCs/>
          </w:rPr>
          <w:t xml:space="preserve">Definition 1 (Kolmogorov complexity)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Fix a universal computer</w:t>
        </w:r>
      </w:ins>
      <w:ins w:id="35" w:author="PR Preview" w:date="2026-01-01T00:00:00Z">
        <w:r>
          <w:t xml:space="preserve"> </w:t>
        </w:r>
      </w:ins>
      <m:oMath>
        <m:r>
          <m:t>U</m:t>
        </m:r>
      </m:oMath>
      <w:ins w:id="36" w:author="PR Preview" w:date="2026-01-01T00:00:00Z">
        <w:r>
          <w:t xml:space="preserve">: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a Turing machine, or an interpreter for a programming language,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that reads a program</w:t>
        </w:r>
      </w:ins>
      <w:ins w:id="41" w:author="PR Preview" w:date="2026-01-01T00:00:00Z">
        <w:r>
          <w:t xml:space="preserve"> </w:t>
        </w:r>
      </w:ins>
      <m:oMath>
        <m:r>
          <m:t>p</m:t>
        </m:r>
      </m:oMath>
      <w:ins w:id="42" w:author="PR Preview" w:date="2026-01-01T00:00:00Z">
        <w:r>
          <w:t xml:space="preserve">, a finite string of binary digits,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and either runs forever or halts and outputs a binary string</w:t>
        </w:r>
      </w:ins>
      <w:ins w:id="45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ins w:id="46" w:author="PR Preview" w:date="2026-01-01T00:00:00Z">
        <w:r>
          <w:t xml:space="preserve">.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Assume no program on which</w:t>
        </w:r>
      </w:ins>
      <w:ins w:id="49" w:author="PR Preview" w:date="2026-01-01T00:00:00Z">
        <w:r>
          <w:t xml:space="preserve"> </w:t>
        </w:r>
      </w:ins>
      <m:oMath>
        <m:r>
          <m:t>U</m:t>
        </m:r>
      </m:oMath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halts is a proper prefix of another,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as happens when</w:t>
        </w:r>
      </w:ins>
      <w:ins w:id="54" w:author="PR Preview" w:date="2026-01-01T00:00:00Z">
        <w:r>
          <w:t xml:space="preserve"> </w:t>
        </w:r>
      </w:ins>
      <m:oMath>
        <m:r>
          <m:t>U</m:t>
        </m:r>
      </m:oMath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reads its program one digit at a time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and must itself decide where the program ends.</w:t>
        </w:r>
      </w:ins>
    </w:p>
    <w:p>
      <w:pPr>
        <w:pStyle w:val="BodyText"/>
      </w:pPr>
      <w:ins w:id="59" w:author="PR Preview" w:date="2026-01-01T00:00:00Z">
        <w:r>
          <w:t xml:space="preserve">The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rPr>
            <w:b/>
            <w:bCs/>
          </w:rPr>
          <w:t xml:space="preserve">Kolmogorov complexity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of a binary string</w:t>
        </w:r>
      </w:ins>
      <w:ins w:id="64" w:author="PR Preview" w:date="2026-01-01T00:00:00Z">
        <w:r>
          <w:t xml:space="preserve"> </w:t>
        </w:r>
      </w:ins>
      <m:oMath>
        <m:r>
          <m:t>x</m:t>
        </m:r>
      </m:oMath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is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the length of a shortest program that outputs</w:t>
        </w:r>
      </w:ins>
      <w:ins w:id="69" w:author="PR Preview" w:date="2026-01-01T00:00:00Z">
        <w:r>
          <w:t xml:space="preserve"> </w:t>
        </w:r>
      </w:ins>
      <m:oMath>
        <m:r>
          <m:t>x</m:t>
        </m:r>
      </m:oMath>
      <w:ins w:id="7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rPr>
              <m:sty m:val="p"/>
            </m:rPr>
            <m:t>{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p</m:t>
              </m:r>
            </m:e>
          </m:d>
          <m:r>
            <m:t>​</m:t>
          </m:r>
          <m:r>
            <m:rPr>
              <m:sty m:val="p"/>
            </m:rPr>
            <m:t>:</m:t>
          </m:r>
          <m:r>
            <m:t>U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71" w:author="PR Preview" w:date="2026-01-01T00:00:00Z">
        <w:r>
          <w:t xml:space="preserve">where</w:t>
        </w:r>
      </w:ins>
      <w:ins w:id="72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</m:oMath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is the number of digits in</w:t>
        </w:r>
      </w:ins>
      <w:ins w:id="75" w:author="PR Preview" w:date="2026-01-01T00:00:00Z">
        <w:r>
          <w:t xml:space="preserve"> </w:t>
        </w:r>
      </w:ins>
      <m:oMath>
        <m:r>
          <m:t>p</m:t>
        </m:r>
      </m:oMath>
      <w:ins w:id="76" w:author="PR Preview" w:date="2026-01-01T00:00:00Z">
        <w:r>
          <w:t xml:space="preserve">.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The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rPr>
            <w:b/>
            <w:bCs/>
          </w:rPr>
          <w:t xml:space="preserve">conditional Kolmogorov complexity</w:t>
        </w:r>
      </w:ins>
      <w:ins w:id="8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</m:oMath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is defined the same way,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except that</w:t>
        </w:r>
      </w:ins>
      <w:ins w:id="86" w:author="PR Preview" w:date="2026-01-01T00:00:00Z">
        <w:r>
          <w:t xml:space="preserve"> </w:t>
        </w:r>
      </w:ins>
      <m:oMath>
        <m:r>
          <m:t>U</m:t>
        </m:r>
      </m:oMath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is also given the integer</w:t>
        </w:r>
      </w:ins>
      <w:ins w:id="89" w:author="PR Preview" w:date="2026-01-01T00:00:00Z">
        <w:r>
          <w:t xml:space="preserve"> </w:t>
        </w:r>
      </w:ins>
      <m:oMath>
        <m:r>
          <m:t>n</m:t>
        </m:r>
      </m:oMath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as an input.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This is the definition of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Cover and Thomas (2006, sec. 14.2)</w:t>
        </w:r>
      </w:ins>
      <w:ins w:id="96" w:author="PR Preview" w:date="2026-01-01T00:00:00Z">
        <w:r>
          <w:t xml:space="preserve">.</w:t>
        </w:r>
      </w:ins>
    </w:p>
    <w:bookmarkEnd w:id="11"/>
    <w:bookmarkStart w:id="12" w:name="thm-kolmogorov-invariance"/>
    <w:p>
      <w:pPr>
        <w:pStyle w:val="BodyText"/>
      </w:pPr>
      <w:ins w:id="97" w:author="PR Preview" w:date="2026-01-01T00:00:00Z">
        <w:r>
          <w:rPr>
            <w:b/>
            <w:bCs/>
          </w:rPr>
          <w:t xml:space="preserve">Theorem 1 (The choice of computer changes</w:t>
        </w:r>
      </w:ins>
      <w:ins w:id="98" w:author="PR Preview" w:date="2026-01-01T00:00:00Z">
        <w:r>
          <w:rPr>
            <w:b/>
            <w:bCs/>
          </w:rPr>
          <w:t xml:space="preserve"> </w:t>
        </w:r>
      </w:ins>
      <m:oMath>
        <m:r>
          <m:t>K</m:t>
        </m:r>
      </m:oMath>
      <w:ins w:id="99" w:author="PR Preview" w:date="2026-01-01T00:00:00Z">
        <w:r>
          <w:rPr>
            <w:b/>
            <w:bCs/>
          </w:rPr>
          <w:t xml:space="preserve"> </w:t>
        </w:r>
      </w:ins>
      <w:ins w:id="100" w:author="PR Preview" w:date="2026-01-01T00:00:00Z">
        <w:r>
          <w:rPr>
            <w:b/>
            <w:bCs/>
          </w:rPr>
          <w:t xml:space="preserve">by at most a constant)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Let</w:t>
        </w:r>
      </w:ins>
      <w:ins w:id="103" w:author="PR Preview" w:date="2026-01-01T00:00:00Z">
        <w:r>
          <w:t xml:space="preserve"> </w:t>
        </w:r>
      </w:ins>
      <m:oMath>
        <m:sSub>
          <m:e>
            <m:r>
              <m:t>K</m:t>
            </m:r>
          </m:e>
          <m:sub>
            <m:r>
              <m:t>U</m:t>
            </m:r>
          </m:sub>
        </m:sSub>
      </m:oMath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and</w:t>
        </w:r>
      </w:ins>
      <w:ins w:id="106" w:author="PR Preview" w:date="2026-01-01T00:00:00Z">
        <w:r>
          <w:t xml:space="preserve"> </w:t>
        </w:r>
      </w:ins>
      <m:oMath>
        <m:sSub>
          <m:e>
            <m:r>
              <m:t>K</m:t>
            </m:r>
          </m:e>
          <m:sub>
            <m:r>
              <m:t>A</m:t>
            </m:r>
          </m:sub>
        </m:sSub>
      </m:oMath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be the</w:t>
        </w:r>
      </w:ins>
      <w:ins w:id="109" w:author="PR Preview" w:date="2026-01-01T00:00:00Z">
        <w:r>
          <w:t xml:space="preserve"> </w:t>
        </w:r>
      </w:ins>
      <w:hyperlink w:anchor="def-kolmogorov-complexity">
        <w:ins w:id="110" w:author="PR Preview" w:date="2026-01-01T00:00:00Z">
          <w:r>
            <w:rPr>
              <w:rStyle w:val="Hyperlink"/>
            </w:rPr>
            <w:t xml:space="preserve">Kolmogorov complexities</w:t>
          </w:r>
        </w:ins>
      </w:hyperlink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defined with universal computers</w:t>
        </w:r>
      </w:ins>
      <w:ins w:id="113" w:author="PR Preview" w:date="2026-01-01T00:00:00Z">
        <w:r>
          <w:t xml:space="preserve"> </w:t>
        </w:r>
      </w:ins>
      <m:oMath>
        <m:r>
          <m:t>U</m:t>
        </m:r>
      </m:oMath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and</w:t>
        </w:r>
      </w:ins>
      <w:ins w:id="116" w:author="PR Preview" w:date="2026-01-01T00:00:00Z">
        <w:r>
          <w:t xml:space="preserve"> </w:t>
        </w:r>
      </w:ins>
      <m:oMath>
        <m:r>
          <m:t>A</m:t>
        </m:r>
      </m:oMath>
      <w:ins w:id="117" w:author="PR Preview" w:date="2026-01-01T00:00:00Z">
        <w:r>
          <w:t xml:space="preserve">.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There is a constant</w:t>
        </w:r>
      </w:ins>
      <w:ins w:id="120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A</m:t>
            </m:r>
          </m:sub>
        </m:sSub>
      </m:oMath>
      <w:ins w:id="121" w:author="PR Preview" w:date="2026-01-01T00:00:00Z">
        <w:r>
          <w:t xml:space="preserve">, which depends on</w:t>
        </w:r>
      </w:ins>
      <w:ins w:id="122" w:author="PR Preview" w:date="2026-01-01T00:00:00Z">
        <w:r>
          <w:t xml:space="preserve"> </w:t>
        </w:r>
      </w:ins>
      <m:oMath>
        <m:r>
          <m:t>U</m:t>
        </m:r>
      </m:oMath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and</w:t>
        </w:r>
      </w:ins>
      <w:ins w:id="125" w:author="PR Preview" w:date="2026-01-01T00:00:00Z">
        <w:r>
          <w:t xml:space="preserve"> </w:t>
        </w:r>
      </w:ins>
      <m:oMath>
        <m:r>
          <m:t>A</m:t>
        </m:r>
      </m:oMath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but not on</w:t>
        </w:r>
      </w:ins>
      <w:ins w:id="128" w:author="PR Preview" w:date="2026-01-01T00:00:00Z">
        <w:r>
          <w:t xml:space="preserve"> </w:t>
        </w:r>
      </w:ins>
      <m:oMath>
        <m:r>
          <m:t>x</m:t>
        </m:r>
      </m:oMath>
      <w:ins w:id="129" w:author="PR Preview" w:date="2026-01-01T00:00:00Z">
        <w:r>
          <w:t xml:space="preserve">,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  <m:r>
            <m:t> </m:t>
          </m:r>
          <m:r>
            <m:rPr>
              <m:nor/>
              <m:sty m:val="p"/>
            </m:rPr>
            <m:t>for every binary string 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12"/>
    <w:p>
      <w:pPr>
        <w:pStyle w:val="FirstParagraph"/>
      </w:pPr>
      <w:ins w:id="132" w:author="PR Preview" w:date="2026-01-01T00:00:00Z">
        <w:r>
          <w:rPr>
            <w:i/>
            <w:iCs/>
          </w:rPr>
          <w:t xml:space="preserve">Proof</w:t>
        </w:r>
      </w:ins>
      <w:ins w:id="133" w:author="PR Preview" w:date="2026-01-01T00:00:00Z">
        <w:r>
          <w:t xml:space="preserve">. </w:t>
        </w:r>
      </w:ins>
      <w:ins w:id="134" w:author="PR Preview" w:date="2026-01-01T00:00:00Z">
        <w:r>
          <w:t xml:space="preserve">Because</w:t>
        </w:r>
      </w:ins>
      <w:ins w:id="135" w:author="PR Preview" w:date="2026-01-01T00:00:00Z">
        <w:r>
          <w:t xml:space="preserve"> </w:t>
        </w:r>
      </w:ins>
      <m:oMath>
        <m:r>
          <m:t>U</m:t>
        </m:r>
      </m:oMath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is universal, some program</w:t>
        </w:r>
      </w:ins>
      <w:ins w:id="138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A</m:t>
            </m:r>
          </m:sub>
        </m:sSub>
      </m:oMath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makes</w:t>
        </w:r>
      </w:ins>
      <w:ins w:id="141" w:author="PR Preview" w:date="2026-01-01T00:00:00Z">
        <w:r>
          <w:t xml:space="preserve"> </w:t>
        </w:r>
      </w:ins>
      <m:oMath>
        <m:r>
          <m:t>U</m:t>
        </m:r>
      </m:oMath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simulate</w:t>
        </w:r>
      </w:ins>
      <w:ins w:id="144" w:author="PR Preview" w:date="2026-01-01T00:00:00Z">
        <w:r>
          <w:t xml:space="preserve"> </w:t>
        </w:r>
      </w:ins>
      <m:oMath>
        <m:r>
          <m:t>A</m:t>
        </m:r>
      </m:oMath>
      <w:ins w:id="145" w:author="PR Preview" w:date="2026-01-01T00:00:00Z">
        <w:r>
          <w:t xml:space="preserve">: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given</w:t>
        </w:r>
      </w:ins>
      <w:ins w:id="148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A</m:t>
            </m:r>
          </m:sub>
        </m:sSub>
      </m:oMath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followed by a program</w:t>
        </w:r>
      </w:ins>
      <w:ins w:id="151" w:author="PR Preview" w:date="2026-01-01T00:00:00Z">
        <w:r>
          <w:t xml:space="preserve"> </w:t>
        </w:r>
      </w:ins>
      <m:oMath>
        <m:r>
          <m:t>p</m:t>
        </m:r>
      </m:oMath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for</w:t>
        </w:r>
      </w:ins>
      <w:ins w:id="154" w:author="PR Preview" w:date="2026-01-01T00:00:00Z">
        <w:r>
          <w:t xml:space="preserve"> </w:t>
        </w:r>
      </w:ins>
      <m:oMath>
        <m:r>
          <m:t>A</m:t>
        </m:r>
      </m:oMath>
      <w:ins w:id="155" w:author="PR Preview" w:date="2026-01-01T00:00:00Z">
        <w:r>
          <w:t xml:space="preserve">,</w:t>
        </w:r>
      </w:ins>
      <w:ins w:id="156" w:author="PR Preview" w:date="2026-01-01T00:00:00Z">
        <w:r>
          <w:t xml:space="preserve"> </w:t>
        </w:r>
      </w:ins>
      <m:oMath>
        <m:r>
          <m:t>U</m:t>
        </m:r>
      </m:oMath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outputs whatever</w:t>
        </w:r>
      </w:ins>
      <w:ins w:id="159" w:author="PR Preview" w:date="2026-01-01T00:00:00Z">
        <w:r>
          <w:t xml:space="preserve"> </w:t>
        </w:r>
      </w:ins>
      <m:oMath>
        <m:r>
          <m:t>A</m:t>
        </m:r>
      </m:oMath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outputs on</w:t>
        </w:r>
      </w:ins>
      <w:ins w:id="162" w:author="PR Preview" w:date="2026-01-01T00:00:00Z">
        <w:r>
          <w:t xml:space="preserve"> </w:t>
        </w:r>
      </w:ins>
      <m:oMath>
        <m:r>
          <m:t>p</m:t>
        </m:r>
      </m:oMath>
      <w:ins w:id="163" w:author="PR Preview" w:date="2026-01-01T00:00:00Z">
        <w:r>
          <w:t xml:space="preserve">.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So if</w:t>
        </w:r>
      </w:ins>
      <w:ins w:id="166" w:author="PR Preview" w:date="2026-01-01T00:00:00Z">
        <w:r>
          <w:t xml:space="preserve"> </w:t>
        </w:r>
      </w:ins>
      <m:oMath>
        <m:r>
          <m:t>p</m:t>
        </m:r>
      </m:oMath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is a shortest program for</w:t>
        </w:r>
      </w:ins>
      <w:ins w:id="169" w:author="PR Preview" w:date="2026-01-01T00:00:00Z">
        <w:r>
          <w:t xml:space="preserve"> </w:t>
        </w:r>
      </w:ins>
      <m:oMath>
        <m:r>
          <m:t>x</m:t>
        </m:r>
      </m:oMath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on</w:t>
        </w:r>
      </w:ins>
      <w:ins w:id="172" w:author="PR Preview" w:date="2026-01-01T00:00:00Z">
        <w:r>
          <w:t xml:space="preserve"> </w:t>
        </w:r>
      </w:ins>
      <m:oMath>
        <m:r>
          <m:t>A</m:t>
        </m:r>
      </m:oMath>
      <w:ins w:id="173" w:author="PR Preview" w:date="2026-01-01T00:00:00Z">
        <w:r>
          <w:t xml:space="preserve">,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then</w:t>
        </w:r>
      </w:ins>
      <w:ins w:id="176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A</m:t>
            </m:r>
          </m:sub>
        </m:sSub>
      </m:oMath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followed by</w:t>
        </w:r>
      </w:ins>
      <w:ins w:id="179" w:author="PR Preview" w:date="2026-01-01T00:00:00Z">
        <w:r>
          <w:t xml:space="preserve"> </w:t>
        </w:r>
      </w:ins>
      <m:oMath>
        <m:r>
          <m:t>p</m:t>
        </m:r>
      </m:oMath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is a program for</w:t>
        </w:r>
      </w:ins>
      <w:ins w:id="182" w:author="PR Preview" w:date="2026-01-01T00:00:00Z">
        <w:r>
          <w:t xml:space="preserve"> </w:t>
        </w:r>
      </w:ins>
      <m:oMath>
        <m:r>
          <m:t>x</m:t>
        </m:r>
      </m:oMath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on</w:t>
        </w:r>
      </w:ins>
      <w:ins w:id="185" w:author="PR Preview" w:date="2026-01-01T00:00:00Z">
        <w:r>
          <w:t xml:space="preserve"> </w:t>
        </w:r>
      </w:ins>
      <m:oMath>
        <m:r>
          <m:t>U</m:t>
        </m:r>
      </m:oMath>
      <w:ins w:id="186" w:author="PR Preview" w:date="2026-01-01T00:00:00Z">
        <w:r>
          <w:t xml:space="preserve">, and</w:t>
        </w:r>
      </w:ins>
      <w:ins w:id="187" w:author="PR Preview" w:date="2026-01-01T00:00:00Z">
        <w:r>
          <w:t xml:space="preserve"> </w:t>
        </w:r>
      </w:ins>
      <m:oMath>
        <m:sSub>
          <m:e>
            <m:r>
              <m:t>K</m:t>
            </m:r>
          </m:e>
          <m:sub>
            <m:r>
              <m:t>U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ins w:id="188" w:author="PR Preview" w:date="2026-01-01T00:00:00Z">
        <w:r>
          <w:t xml:space="preserve">.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Take</w:t>
        </w:r>
      </w:ins>
      <w:ins w:id="191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ins w:id="192" w:author="PR Preview" w:date="2026-01-01T00:00:00Z">
        <w:r>
          <w:t xml:space="preserve">.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Cover and Thomas (2006, sec. 14.2)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give this argument in full.</w:t>
        </w:r>
      </w:ins>
    </w:p>
    <w:bookmarkStart w:id="13" w:name="rem-kolmogorov-fixed-computer"/>
    <w:p>
      <w:pPr>
        <w:pStyle w:val="BodyText"/>
      </w:pPr>
      <w:ins w:id="197" w:author="PR Preview" w:date="2026-01-01T00:00:00Z">
        <w:r>
          <w:rPr>
            <w:i/>
            <w:iCs/>
          </w:rPr>
          <w:t xml:space="preserve">Remark 1</w:t>
        </w:r>
      </w:ins>
      <w:ins w:id="198" w:author="PR Preview" w:date="2026-01-01T00:00:00Z">
        <w:r>
          <w:t xml:space="preserve"> (Why the choice of computer hardly matters). </w:t>
        </w:r>
      </w:ins>
      <w:ins w:id="199" w:author="PR Preview" w:date="2026-01-01T00:00:00Z">
        <w:r>
          <w:t xml:space="preserve">Applying</w:t>
        </w:r>
      </w:ins>
      <w:ins w:id="200" w:author="PR Preview" w:date="2026-01-01T00:00:00Z">
        <w:r>
          <w:t xml:space="preserve"> </w:t>
        </w:r>
      </w:ins>
      <w:hyperlink w:anchor="thm-kolmogorov-invariance">
        <w:ins w:id="201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with the roles of</w:t>
        </w:r>
      </w:ins>
      <w:ins w:id="204" w:author="PR Preview" w:date="2026-01-01T00:00:00Z">
        <w:r>
          <w:t xml:space="preserve"> </w:t>
        </w:r>
      </w:ins>
      <m:oMath>
        <m:r>
          <m:t>U</m:t>
        </m:r>
      </m:oMath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and</w:t>
        </w:r>
      </w:ins>
      <w:ins w:id="207" w:author="PR Preview" w:date="2026-01-01T00:00:00Z">
        <w:r>
          <w:t xml:space="preserve"> </w:t>
        </w:r>
      </w:ins>
      <m:oMath>
        <m:r>
          <m:t>A</m:t>
        </m:r>
      </m:oMath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swapped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gives a constant</w:t>
        </w:r>
      </w:ins>
      <w:ins w:id="212" w:author="PR Preview" w:date="2026-01-01T00:00:00Z">
        <w:r>
          <w:t xml:space="preserve"> </w:t>
        </w:r>
      </w:ins>
      <m:oMath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with</w:t>
        </w:r>
      </w:ins>
      <w:ins w:id="215" w:author="PR Preview" w:date="2026-01-01T00:00:00Z">
        <w:r>
          <w:t xml:space="preserve"> </w:t>
        </w:r>
      </w:ins>
      <m:oMath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t>K</m:t>
            </m:r>
          </m:e>
          <m:sub>
            <m:r>
              <m:t>U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ins w:id="216" w:author="PR Preview" w:date="2026-01-01T00:00:00Z">
        <w:r>
          <w:t xml:space="preserve">.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Together,</w:t>
        </w:r>
      </w:ins>
      <w:ins w:id="219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for every</w:t>
        </w:r>
      </w:ins>
      <w:ins w:id="222" w:author="PR Preview" w:date="2026-01-01T00:00:00Z">
        <w:r>
          <w:t xml:space="preserve"> </w:t>
        </w:r>
      </w:ins>
      <m:oMath>
        <m:r>
          <m:t>x</m:t>
        </m:r>
      </m:oMath>
      <w:ins w:id="223" w:author="PR Preview" w:date="2026-01-01T00:00:00Z">
        <w:r>
          <w:t xml:space="preserve">.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The constant can be large, so the complexity of one short string means little,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but statements about how</w:t>
        </w:r>
      </w:ins>
      <w:ins w:id="228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grows with the length of</w:t>
        </w:r>
      </w:ins>
      <w:ins w:id="231" w:author="PR Preview" w:date="2026-01-01T00:00:00Z">
        <w:r>
          <w:t xml:space="preserve"> </w:t>
        </w:r>
      </w:ins>
      <m:oMath>
        <m:r>
          <m:t>x</m:t>
        </m:r>
      </m:oMath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do not depend on the computer.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From here on,</w:t>
        </w:r>
      </w:ins>
      <w:ins w:id="236" w:author="PR Preview" w:date="2026-01-01T00:00:00Z">
        <w:r>
          <w:t xml:space="preserve"> </w:t>
        </w:r>
      </w:ins>
      <m:oMath>
        <m:r>
          <m:t>U</m:t>
        </m:r>
      </m:oMath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is fixed and dropped from the notation.</w:t>
        </w:r>
      </w:ins>
    </w:p>
    <w:bookmarkEnd w:id="13"/>
    <w:bookmarkStart w:id="14" w:name="thm-kolmogorov-upper-bound"/>
    <w:p>
      <w:pPr>
        <w:pStyle w:val="BodyText"/>
      </w:pPr>
      <w:ins w:id="239" w:author="PR Preview" w:date="2026-01-01T00:00:00Z">
        <w:r>
          <w:rPr>
            <w:b/>
            <w:bCs/>
          </w:rPr>
          <w:t xml:space="preserve">Theorem 2 (A string is never much more complex than its length)</w:t>
        </w:r>
      </w:ins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There is a constant</w:t>
        </w:r>
      </w:ins>
      <w:ins w:id="242" w:author="PR Preview" w:date="2026-01-01T00:00:00Z">
        <w:r>
          <w:t xml:space="preserve"> </w:t>
        </w:r>
      </w:ins>
      <m:oMath>
        <m:r>
          <m:t>c</m:t>
        </m:r>
      </m:oMath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such that every binary string</w:t>
        </w:r>
      </w:ins>
      <w:ins w:id="245" w:author="PR Preview" w:date="2026-01-01T00:00:00Z">
        <w:r>
          <w:t xml:space="preserve"> </w:t>
        </w:r>
      </w:ins>
      <m:oMath>
        <m:r>
          <m:t>x</m:t>
        </m:r>
      </m:oMath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of length</w:t>
        </w:r>
      </w:ins>
      <w:ins w:id="248" w:author="PR Preview" w:date="2026-01-01T00:00:00Z">
        <w:r>
          <w:t xml:space="preserve"> </w:t>
        </w:r>
      </w:ins>
      <m:oMath>
        <m:r>
          <m:t>n</m:t>
        </m:r>
      </m:oMath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has</w:t>
        </w:r>
      </w:ins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ins w:id="251" w:author="PR Preview" w:date="2026-01-01T00:00:00Z">
        <w:r>
          <w:t xml:space="preserve">and, when</w:t>
        </w:r>
      </w:ins>
      <w:ins w:id="25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1</m:t>
        </m:r>
      </m:oMath>
      <w:ins w:id="253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bookmarkEnd w:id="14"/>
    <w:p>
      <w:pPr>
        <w:pStyle w:val="FirstParagraph"/>
      </w:pPr>
      <w:ins w:id="254" w:author="PR Preview" w:date="2026-01-01T00:00:00Z">
        <w:r>
          <w:rPr>
            <w:i/>
            <w:iCs/>
          </w:rPr>
          <w:t xml:space="preserve">Proof</w:t>
        </w:r>
      </w:ins>
      <w:ins w:id="255" w:author="PR Preview" w:date="2026-01-01T00:00:00Z">
        <w:r>
          <w:t xml:space="preserve">. </w:t>
        </w:r>
      </w:ins>
      <w:ins w:id="256" w:author="PR Preview" w:date="2026-01-01T00:00:00Z">
        <w:r>
          <w:t xml:space="preserve">For the first bound, the program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“print the next</w:t>
        </w:r>
      </w:ins>
      <w:ins w:id="259" w:author="PR Preview" w:date="2026-01-01T00:00:00Z">
        <w:r>
          <w:t xml:space="preserve"> </w:t>
        </w:r>
      </w:ins>
      <m:oMath>
        <m:r>
          <m:t>n</m:t>
        </m:r>
      </m:oMath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digits”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followed by the</w:t>
        </w:r>
      </w:ins>
      <w:ins w:id="264" w:author="PR Preview" w:date="2026-01-01T00:00:00Z">
        <w:r>
          <w:t xml:space="preserve"> </w:t>
        </w:r>
      </w:ins>
      <m:oMath>
        <m:r>
          <m:t>n</m:t>
        </m:r>
      </m:oMath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digits of</w:t>
        </w:r>
      </w:ins>
      <w:ins w:id="267" w:author="PR Preview" w:date="2026-01-01T00:00:00Z">
        <w:r>
          <w:t xml:space="preserve"> </w:t>
        </w:r>
      </w:ins>
      <m:oMath>
        <m:r>
          <m:t>x</m:t>
        </m:r>
      </m:oMath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outputs</w:t>
        </w:r>
      </w:ins>
      <w:ins w:id="270" w:author="PR Preview" w:date="2026-01-01T00:00:00Z">
        <w:r>
          <w:t xml:space="preserve"> </w:t>
        </w:r>
      </w:ins>
      <m:oMath>
        <m:r>
          <m:t>x</m:t>
        </m:r>
      </m:oMath>
      <w:ins w:id="271" w:author="PR Preview" w:date="2026-01-01T00:00:00Z">
        <w:r>
          <w:t xml:space="preserve">.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Because</w:t>
        </w:r>
      </w:ins>
      <w:ins w:id="274" w:author="PR Preview" w:date="2026-01-01T00:00:00Z">
        <w:r>
          <w:t xml:space="preserve"> </w:t>
        </w:r>
      </w:ins>
      <m:oMath>
        <m:r>
          <m:t>U</m:t>
        </m:r>
      </m:oMath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is given</w:t>
        </w:r>
      </w:ins>
      <w:ins w:id="277" w:author="PR Preview" w:date="2026-01-01T00:00:00Z">
        <w:r>
          <w:t xml:space="preserve"> </w:t>
        </w:r>
      </w:ins>
      <m:oMath>
        <m:r>
          <m:t>n</m:t>
        </m:r>
      </m:oMath>
      <w:ins w:id="278" w:author="PR Preview" w:date="2026-01-01T00:00:00Z">
        <w:r>
          <w:t xml:space="preserve">, the program needs no marker to show where it ends,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and its fixed part has some length</w:t>
        </w:r>
      </w:ins>
      <w:ins w:id="281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</m:oMath>
      <w:ins w:id="282" w:author="PR Preview" w:date="2026-01-01T00:00:00Z">
        <w:r>
          <w:t xml:space="preserve">.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So</w:t>
        </w:r>
      </w:ins>
      <w:ins w:id="28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ins w:id="286" w:author="PR Preview" w:date="2026-01-01T00:00:00Z">
        <w:r>
          <w:t xml:space="preserve">.</w:t>
        </w:r>
      </w:ins>
    </w:p>
    <w:p>
      <w:pPr>
        <w:pStyle w:val="BodyText"/>
      </w:pPr>
      <w:ins w:id="287" w:author="PR Preview" w:date="2026-01-01T00:00:00Z">
        <w:r>
          <w:t xml:space="preserve">For the second bound, the program must also describe</w:t>
        </w:r>
      </w:ins>
      <w:ins w:id="288" w:author="PR Preview" w:date="2026-01-01T00:00:00Z">
        <w:r>
          <w:t xml:space="preserve"> </w:t>
        </w:r>
      </w:ins>
      <m:oMath>
        <m:r>
          <m:t>n</m:t>
        </m:r>
      </m:oMath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in a way that shows where the description ends.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Write</w:t>
        </w:r>
      </w:ins>
      <w:ins w:id="293" w:author="PR Preview" w:date="2026-01-01T00:00:00Z">
        <w:r>
          <w:t xml:space="preserve"> </w:t>
        </w:r>
      </w:ins>
      <m:oMath>
        <m:r>
          <m:t>n</m:t>
        </m:r>
      </m:oMath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in binary, which takes</w:t>
        </w:r>
      </w:ins>
      <w:ins w:id="296" w:author="PR Preview" w:date="2026-01-01T00:00:00Z">
        <w:r>
          <w:t xml:space="preserve"> </w:t>
        </w:r>
      </w:ins>
      <m:oMath>
        <m:r>
          <m:rPr>
            <m:sty m:val="p"/>
          </m:rPr>
          <m:t>⌊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⌋</m:t>
        </m:r>
        <m:r>
          <m:rPr>
            <m:sty m:val="p"/>
          </m:rPr>
          <m:t>+</m:t>
        </m:r>
        <m:r>
          <m:t>1</m:t>
        </m:r>
      </m:oMath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digits,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repeat each digit twice, and end with the pair</w:t>
        </w:r>
      </w:ins>
      <w:ins w:id="301" w:author="PR Preview" w:date="2026-01-01T00:00:00Z">
        <w:r>
          <w:t xml:space="preserve"> </w:t>
        </w:r>
      </w:ins>
      <m:oMath>
        <m:r>
          <m:t>01</m:t>
        </m:r>
      </m:oMath>
      <w:ins w:id="302" w:author="PR Preview" w:date="2026-01-01T00:00:00Z">
        <w:r>
          <w:t xml:space="preserve">.</w:t>
        </w:r>
      </w:ins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This takes</w:t>
        </w:r>
      </w:ins>
      <w:ins w:id="305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⌊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⌋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</m:oMath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digits.</w:t>
        </w:r>
      </w:ins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A program that reads this description of</w:t>
        </w:r>
      </w:ins>
      <w:ins w:id="310" w:author="PR Preview" w:date="2026-01-01T00:00:00Z">
        <w:r>
          <w:t xml:space="preserve"> </w:t>
        </w:r>
      </w:ins>
      <m:oMath>
        <m:r>
          <m:t>n</m:t>
        </m:r>
      </m:oMath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and then prints the next</w:t>
        </w:r>
      </w:ins>
      <w:ins w:id="313" w:author="PR Preview" w:date="2026-01-01T00:00:00Z">
        <w:r>
          <w:t xml:space="preserve"> </w:t>
        </w:r>
      </w:ins>
      <m:oMath>
        <m:r>
          <m:t>n</m:t>
        </m:r>
      </m:oMath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digits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has length at most</w:t>
        </w:r>
      </w:ins>
      <w:ins w:id="31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for a constant</w:t>
        </w:r>
      </w:ins>
      <w:ins w:id="321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2</m:t>
            </m:r>
          </m:sub>
        </m:sSub>
      </m:oMath>
      <w:ins w:id="322" w:author="PR Preview" w:date="2026-01-01T00:00:00Z">
        <w:r>
          <w:t xml:space="preserve">.</w:t>
        </w:r>
      </w:ins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Take</w:t>
        </w:r>
      </w:ins>
      <w:ins w:id="325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ins w:id="326" w:author="PR Preview" w:date="2026-01-01T00:00:00Z">
        <w:r>
          <w:t xml:space="preserve">.</w:t>
        </w:r>
      </w:ins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Cover and Thomas (2006, sec. 14.2)</w:t>
        </w:r>
      </w:ins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prove both bounds.</w:t>
        </w:r>
      </w:ins>
    </w:p>
    <w:bookmarkStart w:id="15" w:name="exm-kolmogorov-simple-strings"/>
    <w:p>
      <w:pPr>
        <w:pStyle w:val="BodyText"/>
      </w:pPr>
      <w:ins w:id="331" w:author="PR Preview" w:date="2026-01-01T00:00:00Z">
        <w:r>
          <w:rPr>
            <w:b/>
            <w:bCs/>
          </w:rPr>
          <w:t xml:space="preserve">Example 1 (Simple strings)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 </w:t>
        </w:r>
      </w:ins>
    </w:p>
    <w:p>
      <w:pPr>
        <w:numPr>
          <w:ilvl w:val="0"/>
          <w:numId w:val="1001"/>
        </w:numPr>
      </w:pPr>
      <w:ins w:id="334" w:author="PR Preview" w:date="2026-01-01T00:00:00Z">
        <w:r>
          <w:t xml:space="preserve">The string of</w:t>
        </w:r>
      </w:ins>
      <w:ins w:id="335" w:author="PR Preview" w:date="2026-01-01T00:00:00Z">
        <w:r>
          <w:t xml:space="preserve"> </w:t>
        </w:r>
      </w:ins>
      <m:oMath>
        <m:r>
          <m:t>n</m:t>
        </m:r>
      </m:oMath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zeros has</w:t>
        </w:r>
      </w:ins>
      <w:ins w:id="338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c</m:t>
        </m:r>
      </m:oMath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for a constant</w:t>
        </w:r>
      </w:ins>
      <w:ins w:id="341" w:author="PR Preview" w:date="2026-01-01T00:00:00Z">
        <w:r>
          <w:t xml:space="preserve"> </w:t>
        </w:r>
      </w:ins>
      <m:oMath>
        <m:r>
          <m:t>c</m:t>
        </m:r>
      </m:oMath>
      <w:ins w:id="342" w:author="PR Preview" w:date="2026-01-01T00:00:00Z">
        <w:r>
          <w:t xml:space="preserve">,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since the program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“print</w:t>
        </w:r>
      </w:ins>
      <w:ins w:id="347" w:author="PR Preview" w:date="2026-01-01T00:00:00Z">
        <w:r>
          <w:t xml:space="preserve"> </w:t>
        </w:r>
      </w:ins>
      <m:oMath>
        <m:r>
          <m:t>n</m:t>
        </m:r>
      </m:oMath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zeros”</w:t>
        </w:r>
      </w:ins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does not grow with</w:t>
        </w:r>
      </w:ins>
      <w:ins w:id="352" w:author="PR Preview" w:date="2026-01-01T00:00:00Z">
        <w:r>
          <w:t xml:space="preserve"> </w:t>
        </w:r>
      </w:ins>
      <m:oMath>
        <m:r>
          <m:t>n</m:t>
        </m:r>
      </m:oMath>
      <w:ins w:id="353" w:author="PR Preview" w:date="2026-01-01T00:00:00Z">
        <w:r>
          <w:t xml:space="preserve">.</w:t>
        </w:r>
      </w:ins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Without</w:t>
        </w:r>
      </w:ins>
      <w:ins w:id="356" w:author="PR Preview" w:date="2026-01-01T00:00:00Z">
        <w:r>
          <w:t xml:space="preserve"> </w:t>
        </w:r>
      </w:ins>
      <m:oMath>
        <m:r>
          <m:t>n</m:t>
        </m:r>
      </m:oMath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given, the program must also describe</w:t>
        </w:r>
      </w:ins>
      <w:ins w:id="359" w:author="PR Preview" w:date="2026-01-01T00:00:00Z">
        <w:r>
          <w:t xml:space="preserve"> </w:t>
        </w:r>
      </w:ins>
      <m:oMath>
        <m:r>
          <m:t>n</m:t>
        </m:r>
      </m:oMath>
      <w:ins w:id="360" w:author="PR Preview" w:date="2026-01-01T00:00:00Z">
        <w:r>
          <w:t xml:space="preserve">,</w:t>
        </w:r>
      </w:ins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and the proof of</w:t>
        </w:r>
      </w:ins>
      <w:ins w:id="363" w:author="PR Preview" w:date="2026-01-01T00:00:00Z">
        <w:r>
          <w:t xml:space="preserve"> </w:t>
        </w:r>
      </w:ins>
      <w:hyperlink w:anchor="thm-kolmogorov-upper-bound">
        <w:ins w:id="364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gives</w:t>
        </w:r>
      </w:ins>
      <w:ins w:id="36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368" w:author="PR Preview" w:date="2026-01-01T00:00:00Z">
        <w:r>
          <w:t xml:space="preserve">.</w:t>
        </w:r>
      </w:ins>
    </w:p>
    <w:p>
      <w:pPr>
        <w:numPr>
          <w:ilvl w:val="0"/>
          <w:numId w:val="1001"/>
        </w:numPr>
      </w:pPr>
      <w:ins w:id="369" w:author="PR Preview" w:date="2026-01-01T00:00:00Z">
        <w:r>
          <w:t xml:space="preserve">The string</w:t>
        </w:r>
      </w:ins>
      <w:ins w:id="370" w:author="PR Preview" w:date="2026-01-01T00:00:00Z">
        <w:r>
          <w:t xml:space="preserve"> </w:t>
        </w:r>
      </w:ins>
      <m:oMath>
        <m:r>
          <m:t>0101</m:t>
        </m:r>
        <m:r>
          <m:rPr>
            <m:sty m:val="p"/>
          </m:rPr>
          <m:t>…</m:t>
        </m:r>
        <m:r>
          <m:t>01</m:t>
        </m:r>
      </m:oMath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of length</w:t>
        </w:r>
      </w:ins>
      <w:ins w:id="373" w:author="PR Preview" w:date="2026-01-01T00:00:00Z">
        <w:r>
          <w:t xml:space="preserve"> </w:t>
        </w:r>
      </w:ins>
      <m:oMath>
        <m:r>
          <m:t>n</m:t>
        </m:r>
      </m:oMath>
      <w:ins w:id="374" w:author="PR Preview" w:date="2026-01-01T00:00:00Z">
        <w:r>
          <w:t xml:space="preserve">, for even</w:t>
        </w:r>
      </w:ins>
      <w:ins w:id="375" w:author="PR Preview" w:date="2026-01-01T00:00:00Z">
        <w:r>
          <w:t xml:space="preserve"> </w:t>
        </w:r>
      </w:ins>
      <m:oMath>
        <m:r>
          <m:t>n</m:t>
        </m:r>
      </m:oMath>
      <w:ins w:id="376" w:author="PR Preview" w:date="2026-01-01T00:00:00Z">
        <w:r>
          <w:t xml:space="preserve">,</w:t>
        </w:r>
      </w:ins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also has</w:t>
        </w:r>
      </w:ins>
      <w:ins w:id="379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c</m:t>
        </m:r>
      </m:oMath>
      <w:ins w:id="380" w:author="PR Preview" w:date="2026-01-01T00:00:00Z">
        <w:r>
          <w:t xml:space="preserve">,</w:t>
        </w:r>
      </w:ins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since the program</w:t>
        </w:r>
      </w:ins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“print</w:t>
        </w:r>
      </w:ins>
      <w:ins w:id="385" w:author="PR Preview" w:date="2026-01-01T00:00:00Z">
        <w:r>
          <w:t xml:space="preserve"> </w:t>
        </w:r>
      </w:ins>
      <m:oMath>
        <m:r>
          <m:t>01</m:t>
        </m:r>
      </m:oMath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until</w:t>
        </w:r>
      </w:ins>
      <w:ins w:id="388" w:author="PR Preview" w:date="2026-01-01T00:00:00Z">
        <w:r>
          <w:t xml:space="preserve"> </w:t>
        </w:r>
      </w:ins>
      <m:oMath>
        <m:r>
          <m:t>n</m:t>
        </m:r>
      </m:oMath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digits are printed”</w:t>
        </w:r>
      </w:ins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does not grow with</w:t>
        </w:r>
      </w:ins>
      <w:ins w:id="393" w:author="PR Preview" w:date="2026-01-01T00:00:00Z">
        <w:r>
          <w:t xml:space="preserve"> </w:t>
        </w:r>
      </w:ins>
      <m:oMath>
        <m:r>
          <m:t>n</m:t>
        </m:r>
      </m:oMath>
      <w:ins w:id="394" w:author="PR Preview" w:date="2026-01-01T00:00:00Z">
        <w:r>
          <w:t xml:space="preserve">.</w:t>
        </w:r>
      </w:ins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Half its digits are ones, as expected of</w:t>
        </w:r>
      </w:ins>
      <w:ins w:id="397" w:author="PR Preview" w:date="2026-01-01T00:00:00Z">
        <w:r>
          <w:t xml:space="preserve"> </w:t>
        </w:r>
      </w:ins>
      <m:oMath>
        <m:r>
          <m:t>n</m:t>
        </m:r>
      </m:oMath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fair coin flips.</w:t>
        </w:r>
      </w:ins>
    </w:p>
    <w:p>
      <w:pPr>
        <w:numPr>
          <w:ilvl w:val="0"/>
          <w:numId w:val="1001"/>
        </w:numPr>
      </w:pPr>
      <w:ins w:id="400" w:author="PR Preview" w:date="2026-01-01T00:00:00Z">
        <w:r>
          <w:t xml:space="preserve">The first</w:t>
        </w:r>
      </w:ins>
      <w:ins w:id="401" w:author="PR Preview" w:date="2026-01-01T00:00:00Z">
        <w:r>
          <w:t xml:space="preserve"> </w:t>
        </w:r>
      </w:ins>
      <m:oMath>
        <m:r>
          <m:t>n</m:t>
        </m:r>
      </m:oMath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binary digits of</w:t>
        </w:r>
      </w:ins>
      <w:ins w:id="404" w:author="PR Preview" w:date="2026-01-01T00:00:00Z">
        <w:r>
          <w:t xml:space="preserve"> </w:t>
        </w:r>
      </w:ins>
      <m:oMath>
        <m:r>
          <m:t>π</m:t>
        </m:r>
      </m:oMath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also have</w:t>
        </w:r>
      </w:ins>
      <w:ins w:id="40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c</m:t>
        </m:r>
      </m:oMath>
      <w:ins w:id="408" w:author="PR Preview" w:date="2026-01-01T00:00:00Z">
        <w:r>
          <w:t xml:space="preserve">:</w:t>
        </w:r>
      </w:ins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a fixed program computes as many digits of</w:t>
        </w:r>
      </w:ins>
      <w:ins w:id="411" w:author="PR Preview" w:date="2026-01-01T00:00:00Z">
        <w:r>
          <w:t xml:space="preserve"> </w:t>
        </w:r>
      </w:ins>
      <m:oMath>
        <m:r>
          <m:t>π</m:t>
        </m:r>
      </m:oMath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as asked.</w:t>
        </w:r>
      </w:ins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The digits show no obvious pattern,</w:t>
        </w:r>
      </w:ins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yet they are as compressible as a string of zeros.</w:t>
        </w:r>
      </w:ins>
    </w:p>
    <w:bookmarkEnd w:id="15"/>
    <w:bookmarkEnd w:id="16"/>
    <w:bookmarkStart w:id="19" w:name="sec-incompressible-strings"/>
    <w:p>
      <w:pPr>
        <w:pStyle w:val="Heading2"/>
      </w:pPr>
      <w:ins w:id="418" w:author="PR Preview" w:date="2026-01-01T00:00:00Z">
        <w:r>
          <w:t xml:space="preserve">2 Incompressible strings</w:t>
        </w:r>
      </w:ins>
    </w:p>
    <w:bookmarkStart w:id="17" w:name="thm-incompressible-strings"/>
    <w:p>
      <w:pPr>
        <w:pStyle w:val="FirstParagraph"/>
      </w:pPr>
      <w:ins w:id="419" w:author="PR Preview" w:date="2026-01-01T00:00:00Z">
        <w:r>
          <w:rPr>
            <w:b/>
            <w:bCs/>
          </w:rPr>
          <w:t xml:space="preserve">Theorem 3 (Most strings are incompressible)</w:t>
        </w:r>
      </w:ins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Let</w:t>
        </w:r>
      </w:ins>
      <w:ins w:id="42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1</m:t>
        </m:r>
      </m:oMath>
      <w:ins w:id="423" w:author="PR Preview" w:date="2026-01-01T00:00:00Z">
        <w:r>
          <w:t xml:space="preserve"> </w:t>
        </w:r>
      </w:ins>
      <w:ins w:id="424" w:author="PR Preview" w:date="2026-01-01T00:00:00Z">
        <w:r>
          <w:t xml:space="preserve">and</w:t>
        </w:r>
      </w:ins>
      <w:ins w:id="425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be integers.</w:t>
        </w:r>
      </w:ins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Fewer than</w:t>
        </w:r>
      </w:ins>
      <w:ins w:id="430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</m:oMath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of the</w:t>
        </w:r>
      </w:ins>
      <w:ins w:id="433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n</m:t>
            </m:r>
          </m:sup>
        </m:sSup>
      </m:oMath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binary strings of length</w:t>
        </w:r>
      </w:ins>
      <w:ins w:id="436" w:author="PR Preview" w:date="2026-01-01T00:00:00Z">
        <w:r>
          <w:t xml:space="preserve"> </w:t>
        </w:r>
      </w:ins>
      <m:oMath>
        <m:r>
          <m:t>n</m:t>
        </m:r>
      </m:oMath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satisfy</w:t>
        </w:r>
      </w:ins>
      <w:ins w:id="439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−</m:t>
        </m:r>
        <m:r>
          <m:t>k</m:t>
        </m:r>
      </m:oMath>
      <w:ins w:id="440" w:author="PR Preview" w:date="2026-01-01T00:00:00Z">
        <w:r>
          <w:t xml:space="preserve">.</w:t>
        </w:r>
      </w:ins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In particular, at least one string of length</w:t>
        </w:r>
      </w:ins>
      <w:ins w:id="443" w:author="PR Preview" w:date="2026-01-01T00:00:00Z">
        <w:r>
          <w:t xml:space="preserve"> </w:t>
        </w:r>
      </w:ins>
      <m:oMath>
        <m:r>
          <m:t>n</m:t>
        </m:r>
      </m:oMath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has</w:t>
        </w:r>
      </w:ins>
      <w:ins w:id="446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n</m:t>
        </m:r>
      </m:oMath>
      <w:ins w:id="447" w:author="PR Preview" w:date="2026-01-01T00:00:00Z">
        <w:r>
          <w:t xml:space="preserve">.</w:t>
        </w:r>
      </w:ins>
    </w:p>
    <w:bookmarkEnd w:id="17"/>
    <w:p>
      <w:pPr>
        <w:pStyle w:val="BodyText"/>
      </w:pPr>
      <w:ins w:id="448" w:author="PR Preview" w:date="2026-01-01T00:00:00Z">
        <w:r>
          <w:rPr>
            <w:i/>
            <w:iCs/>
          </w:rPr>
          <w:t xml:space="preserve">Proof</w:t>
        </w:r>
      </w:ins>
      <w:ins w:id="449" w:author="PR Preview" w:date="2026-01-01T00:00:00Z">
        <w:r>
          <w:t xml:space="preserve">. </w:t>
        </w:r>
      </w:ins>
      <w:ins w:id="450" w:author="PR Preview" w:date="2026-01-01T00:00:00Z">
        <w:r>
          <w:t xml:space="preserve">There are</w:t>
        </w:r>
      </w:ins>
      <w:ins w:id="451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j</m:t>
            </m:r>
          </m:sup>
        </m:sSup>
      </m:oMath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binary strings of length</w:t>
        </w:r>
      </w:ins>
      <w:ins w:id="454" w:author="PR Preview" w:date="2026-01-01T00:00:00Z">
        <w:r>
          <w:t xml:space="preserve"> </w:t>
        </w:r>
      </w:ins>
      <m:oMath>
        <m:r>
          <m:t>j</m:t>
        </m:r>
      </m:oMath>
      <w:ins w:id="455" w:author="PR Preview" w:date="2026-01-01T00:00:00Z">
        <w:r>
          <w:t xml:space="preserve">,</w:t>
        </w:r>
      </w:ins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so the number of programs of length less than</w:t>
        </w:r>
      </w:ins>
      <w:ins w:id="45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k</m:t>
        </m:r>
      </m:oMath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p>
                <m:e>
                  <m:r>
                    <m:t>2</m:t>
                  </m:r>
                </m:e>
                <m:sup>
                  <m:r>
                    <m:t>j</m:t>
                  </m:r>
                </m:sup>
              </m:sSup>
            </m:e>
          </m:nary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461" w:author="PR Preview" w:date="2026-01-01T00:00:00Z">
        <w:r>
          <w:t xml:space="preserve">Given</w:t>
        </w:r>
      </w:ins>
      <w:ins w:id="462" w:author="PR Preview" w:date="2026-01-01T00:00:00Z">
        <w:r>
          <w:t xml:space="preserve"> </w:t>
        </w:r>
      </w:ins>
      <m:oMath>
        <m:r>
          <m:t>n</m:t>
        </m:r>
      </m:oMath>
      <w:ins w:id="463" w:author="PR Preview" w:date="2026-01-01T00:00:00Z">
        <w:r>
          <w:t xml:space="preserve">, each program outputs at most one string,</w:t>
        </w:r>
      </w:ins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so at most</w:t>
        </w:r>
      </w:ins>
      <w:ins w:id="466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−</m:t>
        </m:r>
        <m:r>
          <m:t>1</m:t>
        </m:r>
      </m:oMath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strings</w:t>
        </w:r>
      </w:ins>
      <w:ins w:id="469" w:author="PR Preview" w:date="2026-01-01T00:00:00Z">
        <w:r>
          <w:t xml:space="preserve"> </w:t>
        </w:r>
      </w:ins>
      <m:oMath>
        <m:r>
          <m:t>x</m:t>
        </m:r>
      </m:oMath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have a program shorter than</w:t>
        </w:r>
      </w:ins>
      <w:ins w:id="47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k</m:t>
        </m:r>
      </m:oMath>
      <w:ins w:id="473" w:author="PR Preview" w:date="2026-01-01T00:00:00Z">
        <w:r>
          <w:t xml:space="preserve">.</w:t>
        </w:r>
      </w:ins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With</w:t>
        </w:r>
      </w:ins>
      <w:ins w:id="476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0</m:t>
        </m:r>
      </m:oMath>
      <w:ins w:id="477" w:author="PR Preview" w:date="2026-01-01T00:00:00Z">
        <w:r>
          <w:t xml:space="preserve">, at most</w:t>
        </w:r>
      </w:ins>
      <w:ins w:id="478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of the</w:t>
        </w:r>
      </w:ins>
      <w:ins w:id="481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n</m:t>
            </m:r>
          </m:sup>
        </m:sSup>
      </m:oMath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strings of length</w:t>
        </w:r>
      </w:ins>
      <w:ins w:id="484" w:author="PR Preview" w:date="2026-01-01T00:00:00Z">
        <w:r>
          <w:t xml:space="preserve"> </w:t>
        </w:r>
      </w:ins>
      <m:oMath>
        <m:r>
          <m:t>n</m:t>
        </m:r>
      </m:oMath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have</w:t>
        </w:r>
      </w:ins>
      <w:ins w:id="48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n</m:t>
        </m:r>
      </m:oMath>
      <w:ins w:id="488" w:author="PR Preview" w:date="2026-01-01T00:00:00Z">
        <w:r>
          <w:t xml:space="preserve">, which leaves at least one with</w:t>
        </w:r>
      </w:ins>
      <w:ins w:id="489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n</m:t>
        </m:r>
      </m:oMath>
      <w:ins w:id="490" w:author="PR Preview" w:date="2026-01-01T00:00:00Z">
        <w:r>
          <w:t xml:space="preserve">.</w:t>
        </w:r>
      </w:ins>
    </w:p>
    <w:bookmarkStart w:id="18" w:name="rem-incompressible-random"/>
    <w:p>
      <w:pPr>
        <w:pStyle w:val="BodyText"/>
      </w:pPr>
      <w:ins w:id="491" w:author="PR Preview" w:date="2026-01-01T00:00:00Z">
        <w:r>
          <w:rPr>
            <w:i/>
            <w:iCs/>
          </w:rPr>
          <w:t xml:space="preserve">Remark 2</w:t>
        </w:r>
      </w:ins>
      <w:ins w:id="492" w:author="PR Preview" w:date="2026-01-01T00:00:00Z">
        <w:r>
          <w:t xml:space="preserve"> (Incompressible strings look random). </w:t>
        </w:r>
      </w:ins>
      <w:ins w:id="493" w:author="PR Preview" w:date="2026-01-01T00:00:00Z">
        <w:r>
          <w:t xml:space="preserve">By</w:t>
        </w:r>
      </w:ins>
      <w:ins w:id="494" w:author="PR Preview" w:date="2026-01-01T00:00:00Z">
        <w:r>
          <w:t xml:space="preserve"> </w:t>
        </w:r>
      </w:ins>
      <w:hyperlink w:anchor="thm-incompressible-strings">
        <w:ins w:id="495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496" w:author="PR Preview" w:date="2026-01-01T00:00:00Z">
        <w:r>
          <w:t xml:space="preserve">,</w:t>
        </w:r>
      </w:ins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if</w:t>
        </w:r>
      </w:ins>
      <w:ins w:id="499" w:author="PR Preview" w:date="2026-01-01T00:00:00Z">
        <w:r>
          <w:t xml:space="preserve"> </w:t>
        </w:r>
      </w:ins>
      <m:oMath>
        <m:r>
          <m:t>x</m:t>
        </m:r>
      </m:oMath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is drawn uniformly from the strings of length</w:t>
        </w:r>
      </w:ins>
      <w:ins w:id="502" w:author="PR Preview" w:date="2026-01-01T00:00:00Z">
        <w:r>
          <w:t xml:space="preserve"> </w:t>
        </w:r>
      </w:ins>
      <m:oMath>
        <m:r>
          <m:t>n</m:t>
        </m:r>
      </m:oMath>
      <w:ins w:id="503" w:author="PR Preview" w:date="2026-01-01T00:00:00Z">
        <w:r>
          <w:t xml:space="preserve">,</w:t>
        </w:r>
      </w:ins>
      <w:ins w:id="504" w:author="PR Preview" w:date="2026-01-01T00:00:00Z">
        <w:r>
          <w:t xml:space="preserve"> </w:t>
        </w:r>
      </w:ins>
      <w:ins w:id="505" w:author="PR Preview" w:date="2026-01-01T00:00:00Z">
        <w:r>
          <w:t xml:space="preserve">for example by</w:t>
        </w:r>
      </w:ins>
      <w:ins w:id="506" w:author="PR Preview" w:date="2026-01-01T00:00:00Z">
        <w:r>
          <w:t xml:space="preserve"> </w:t>
        </w:r>
      </w:ins>
      <m:oMath>
        <m:r>
          <m:t>n</m:t>
        </m:r>
      </m:oMath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fair coin flips,</w:t>
        </w:r>
      </w:ins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then</w:t>
        </w:r>
      </w:ins>
      <w:ins w:id="511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ins w:id="512" w:author="PR Preview" w:date="2026-01-01T00:00:00Z">
        <w:r>
          <w:t xml:space="preserve">.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So a string of</w:t>
        </w:r>
      </w:ins>
      <w:ins w:id="515" w:author="PR Preview" w:date="2026-01-01T00:00:00Z">
        <w:r>
          <w:t xml:space="preserve"> </w:t>
        </w:r>
      </w:ins>
      <m:oMath>
        <m:r>
          <m:t>n</m:t>
        </m:r>
      </m:oMath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fair coin flips can be compressed by more than</w:t>
        </w:r>
      </w:ins>
      <w:ins w:id="518" w:author="PR Preview" w:date="2026-01-01T00:00:00Z">
        <w:r>
          <w:t xml:space="preserve"> </w:t>
        </w:r>
      </w:ins>
      <m:oMath>
        <m:r>
          <m:t>k</m:t>
        </m:r>
      </m:oMath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digits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with probability less than</w:t>
        </w:r>
      </w:ins>
      <w:ins w:id="523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ins w:id="524" w:author="PR Preview" w:date="2026-01-01T00:00:00Z">
        <w:r>
          <w:t xml:space="preserve">.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A string with</w:t>
        </w:r>
      </w:ins>
      <w:ins w:id="52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n</m:t>
        </m:r>
      </m:oMath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has no description shorter than itself.</w:t>
        </w:r>
      </w:ins>
      <w:ins w:id="530" w:author="PR Preview" w:date="2026-01-01T00:00:00Z">
        <w:r>
          <w:t xml:space="preserve"> </w:t>
        </w:r>
      </w:ins>
      <w:ins w:id="531" w:author="PR Preview" w:date="2026-01-01T00:00:00Z">
        <w:r>
          <w:t xml:space="preserve">Li and Vitányi (2019, chap. 2)</w:t>
        </w:r>
      </w:ins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call a string random</w:t>
        </w:r>
      </w:ins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when it is incompressible in this sense,</w:t>
        </w:r>
      </w:ins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for a variant of</w:t>
        </w:r>
      </w:ins>
      <w:ins w:id="538" w:author="PR Preview" w:date="2026-01-01T00:00:00Z">
        <w:r>
          <w:t xml:space="preserve"> </w:t>
        </w:r>
      </w:ins>
      <m:oMath>
        <m:r>
          <m:t>K</m:t>
        </m:r>
      </m:oMath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whose programs need not be prefix-free.</w:t>
        </w:r>
      </w:ins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A proof can pick an incompressible string and show that some property must hold for it,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or else the string would have a short description.</w:t>
        </w:r>
      </w:ins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Li and Vitányi (2019, chap. 6)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call this the</w:t>
        </w:r>
      </w:ins>
      <w:ins w:id="549" w:author="PR Preview" w:date="2026-01-01T00:00:00Z">
        <w:r>
          <w:t xml:space="preserve"> </w:t>
        </w:r>
      </w:ins>
      <w:ins w:id="550" w:author="PR Preview" w:date="2026-01-01T00:00:00Z">
        <w:r>
          <w:rPr>
            <w:i/>
            <w:iCs/>
          </w:rPr>
          <w:t xml:space="preserve">incompressibility method</w:t>
        </w:r>
      </w:ins>
      <w:ins w:id="551" w:author="PR Preview" w:date="2026-01-01T00:00:00Z">
        <w:r>
          <w:t xml:space="preserve">.</w:t>
        </w:r>
      </w:ins>
    </w:p>
    <w:bookmarkEnd w:id="18"/>
    <w:bookmarkEnd w:id="19"/>
    <w:bookmarkStart w:id="21" w:name="sec-kolmogorov-uncomputable"/>
    <w:p>
      <w:pPr>
        <w:pStyle w:val="Heading2"/>
      </w:pPr>
      <w:ins w:id="552" w:author="PR Preview" w:date="2026-01-01T00:00:00Z">
        <w:r>
          <w:t xml:space="preserve">3 Kolmogorov complexity is uncomputable</w:t>
        </w:r>
      </w:ins>
    </w:p>
    <w:bookmarkStart w:id="20" w:name="thm-kolmogorov-uncomputable"/>
    <w:p>
      <w:pPr>
        <w:pStyle w:val="FirstParagraph"/>
      </w:pPr>
      <w:ins w:id="553" w:author="PR Preview" w:date="2026-01-01T00:00:00Z">
        <w:r>
          <w:rPr>
            <w:b/>
            <w:bCs/>
          </w:rPr>
          <w:t xml:space="preserve">Theorem 4 (Kolmogorov complexity cannot be computed)</w:t>
        </w:r>
      </w:ins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No program takes a binary string</w:t>
        </w:r>
      </w:ins>
      <w:ins w:id="556" w:author="PR Preview" w:date="2026-01-01T00:00:00Z">
        <w:r>
          <w:t xml:space="preserve"> </w:t>
        </w:r>
      </w:ins>
      <m:oMath>
        <m:r>
          <m:t>x</m:t>
        </m:r>
      </m:oMath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as input and outputs</w:t>
        </w:r>
      </w:ins>
      <w:ins w:id="559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560" w:author="PR Preview" w:date="2026-01-01T00:00:00Z">
        <w:r>
          <w:t xml:space="preserve">.</w:t>
        </w:r>
      </w:ins>
    </w:p>
    <w:bookmarkEnd w:id="20"/>
    <w:p>
      <w:pPr>
        <w:pStyle w:val="BodyText"/>
      </w:pPr>
      <w:ins w:id="561" w:author="PR Preview" w:date="2026-01-01T00:00:00Z">
        <w:r>
          <w:rPr>
            <w:i/>
            <w:iCs/>
          </w:rPr>
          <w:t xml:space="preserve">Proof</w:t>
        </w:r>
      </w:ins>
      <w:ins w:id="562" w:author="PR Preview" w:date="2026-01-01T00:00:00Z">
        <w:r>
          <w:t xml:space="preserve">. </w:t>
        </w:r>
      </w:ins>
      <w:ins w:id="563" w:author="PR Preview" w:date="2026-01-01T00:00:00Z">
        <w:r>
          <w:t xml:space="preserve">Suppose a program</w:t>
        </w:r>
      </w:ins>
      <w:ins w:id="564" w:author="PR Preview" w:date="2026-01-01T00:00:00Z">
        <w:r>
          <w:t xml:space="preserve"> </w:t>
        </w:r>
      </w:ins>
      <m:oMath>
        <m:r>
          <m:t>Q</m:t>
        </m:r>
      </m:oMath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outputs</w:t>
        </w:r>
      </w:ins>
      <w:ins w:id="56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on input</w:t>
        </w:r>
      </w:ins>
      <w:ins w:id="570" w:author="PR Preview" w:date="2026-01-01T00:00:00Z">
        <w:r>
          <w:t xml:space="preserve"> </w:t>
        </w:r>
      </w:ins>
      <m:oMath>
        <m:r>
          <m:t>x</m:t>
        </m:r>
      </m:oMath>
      <w:ins w:id="571" w:author="PR Preview" w:date="2026-01-01T00:00:00Z">
        <w:r>
          <w:t xml:space="preserve">.</w:t>
        </w:r>
      </w:ins>
      <w:ins w:id="572" w:author="PR Preview" w:date="2026-01-01T00:00:00Z">
        <w:r>
          <w:t xml:space="preserve"> </w:t>
        </w:r>
      </w:ins>
      <w:ins w:id="573" w:author="PR Preview" w:date="2026-01-01T00:00:00Z">
        <w:r>
          <w:t xml:space="preserve">For each integer</w:t>
        </w:r>
      </w:ins>
      <w:ins w:id="574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≥</m:t>
        </m:r>
        <m:r>
          <m:t>1</m:t>
        </m:r>
      </m:oMath>
      <w:ins w:id="575" w:author="PR Preview" w:date="2026-01-01T00:00:00Z">
        <w:r>
          <w:t xml:space="preserve">, consider the program</w:t>
        </w:r>
      </w:ins>
      <w:ins w:id="576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m</m:t>
            </m:r>
          </m:sub>
        </m:sSub>
      </m:oMath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that does the following:</w:t>
        </w:r>
      </w:ins>
      <w:ins w:id="579" w:author="PR Preview" w:date="2026-01-01T00:00:00Z">
        <w:r>
          <w:t xml:space="preserve"> </w:t>
        </w:r>
      </w:ins>
      <w:ins w:id="580" w:author="PR Preview" w:date="2026-01-01T00:00:00Z">
        <w:r>
          <w:t xml:space="preserve">list binary strings in order of length,</w:t>
        </w:r>
      </w:ins>
      <w:ins w:id="581" w:author="PR Preview" w:date="2026-01-01T00:00:00Z">
        <w:r>
          <w:t xml:space="preserve"> </w:t>
        </w:r>
      </w:ins>
      <w:ins w:id="582" w:author="PR Preview" w:date="2026-01-01T00:00:00Z">
        <w:r>
          <w:t xml:space="preserve">use</w:t>
        </w:r>
      </w:ins>
      <w:ins w:id="583" w:author="PR Preview" w:date="2026-01-01T00:00:00Z">
        <w:r>
          <w:t xml:space="preserve"> </w:t>
        </w:r>
      </w:ins>
      <m:oMath>
        <m:r>
          <m:t>Q</m:t>
        </m:r>
      </m:oMath>
      <w:ins w:id="584" w:author="PR Preview" w:date="2026-01-01T00:00:00Z">
        <w:r>
          <w:t xml:space="preserve"> </w:t>
        </w:r>
      </w:ins>
      <w:ins w:id="585" w:author="PR Preview" w:date="2026-01-01T00:00:00Z">
        <w:r>
          <w:t xml:space="preserve">to compute</w:t>
        </w:r>
      </w:ins>
      <w:ins w:id="586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for each one,</w:t>
        </w:r>
      </w:ins>
      <w:ins w:id="589" w:author="PR Preview" w:date="2026-01-01T00:00:00Z">
        <w:r>
          <w:t xml:space="preserve"> </w:t>
        </w:r>
      </w:ins>
      <w:ins w:id="590" w:author="PR Preview" w:date="2026-01-01T00:00:00Z">
        <w:r>
          <w:t xml:space="preserve">and output the first</w:t>
        </w:r>
      </w:ins>
      <w:ins w:id="591" w:author="PR Preview" w:date="2026-01-01T00:00:00Z">
        <w:r>
          <w:t xml:space="preserve"> </w:t>
        </w:r>
      </w:ins>
      <m:oMath>
        <m:r>
          <m:t>x</m:t>
        </m:r>
      </m:oMath>
      <w:ins w:id="592" w:author="PR Preview" w:date="2026-01-01T00:00:00Z">
        <w:r>
          <w:t xml:space="preserve"> </w:t>
        </w:r>
      </w:ins>
      <w:ins w:id="593" w:author="PR Preview" w:date="2026-01-01T00:00:00Z">
        <w:r>
          <w:t xml:space="preserve">with</w:t>
        </w:r>
      </w:ins>
      <w:ins w:id="594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m</m:t>
        </m:r>
      </m:oMath>
      <w:ins w:id="595" w:author="PR Preview" w:date="2026-01-01T00:00:00Z">
        <w:r>
          <w:t xml:space="preserve">.</w:t>
        </w:r>
      </w:ins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Such an</w:t>
        </w:r>
      </w:ins>
      <w:ins w:id="598" w:author="PR Preview" w:date="2026-01-01T00:00:00Z">
        <w:r>
          <w:t xml:space="preserve"> </w:t>
        </w:r>
      </w:ins>
      <m:oMath>
        <m:r>
          <m:t>x</m:t>
        </m:r>
      </m:oMath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exists, because fewer than</w:t>
        </w:r>
      </w:ins>
      <w:ins w:id="601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m</m:t>
            </m:r>
          </m:sup>
        </m:sSup>
      </m:oMath>
      <w:ins w:id="602" w:author="PR Preview" w:date="2026-01-01T00:00:00Z">
        <w:r>
          <w:t xml:space="preserve"> </w:t>
        </w:r>
      </w:ins>
      <w:ins w:id="603" w:author="PR Preview" w:date="2026-01-01T00:00:00Z">
        <w:r>
          <w:t xml:space="preserve">programs are shorter than</w:t>
        </w:r>
      </w:ins>
      <w:ins w:id="604" w:author="PR Preview" w:date="2026-01-01T00:00:00Z">
        <w:r>
          <w:t xml:space="preserve"> </w:t>
        </w:r>
      </w:ins>
      <m:oMath>
        <m:r>
          <m:t>m</m:t>
        </m:r>
      </m:oMath>
      <w:ins w:id="605" w:author="PR Preview" w:date="2026-01-01T00:00:00Z">
        <w:r>
          <w:t xml:space="preserve">,</w:t>
        </w:r>
      </w:ins>
      <w:ins w:id="606" w:author="PR Preview" w:date="2026-01-01T00:00:00Z">
        <w:r>
          <w:t xml:space="preserve"> </w:t>
        </w:r>
      </w:ins>
      <w:ins w:id="607" w:author="PR Preview" w:date="2026-01-01T00:00:00Z">
        <w:r>
          <w:t xml:space="preserve">so</w:t>
        </w:r>
      </w:ins>
      <w:ins w:id="608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m</m:t>
            </m:r>
          </m:sub>
        </m:sSub>
      </m:oMath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halts, and its output</w:t>
        </w:r>
      </w:ins>
      <w:ins w:id="611" w:author="PR Preview" w:date="2026-01-01T00:00:00Z">
        <w:r>
          <w:t xml:space="preserve"> </w:t>
        </w:r>
      </w:ins>
      <m:oMath>
        <m:r>
          <m:t>x</m:t>
        </m:r>
      </m:oMath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has</w:t>
        </w:r>
      </w:ins>
      <w:ins w:id="614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m</m:t>
        </m:r>
      </m:oMath>
      <w:ins w:id="615" w:author="PR Preview" w:date="2026-01-01T00:00:00Z">
        <w:r>
          <w:t xml:space="preserve">.</w:t>
        </w:r>
      </w:ins>
    </w:p>
    <w:p>
      <w:pPr>
        <w:pStyle w:val="BodyText"/>
      </w:pPr>
      <w:ins w:id="616" w:author="PR Preview" w:date="2026-01-01T00:00:00Z">
        <w:r>
          <w:t xml:space="preserve">The program</w:t>
        </w:r>
      </w:ins>
      <w:ins w:id="617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m</m:t>
            </m:r>
          </m:sub>
        </m:sSub>
      </m:oMath>
      <w:ins w:id="618" w:author="PR Preview" w:date="2026-01-01T00:00:00Z">
        <w:r>
          <w:t xml:space="preserve"> </w:t>
        </w:r>
      </w:ins>
      <w:ins w:id="619" w:author="PR Preview" w:date="2026-01-01T00:00:00Z">
        <w:r>
          <w:t xml:space="preserve">consists of a fixed part, of some length</w:t>
        </w:r>
      </w:ins>
      <w:ins w:id="620" w:author="PR Preview" w:date="2026-01-01T00:00:00Z">
        <w:r>
          <w:t xml:space="preserve"> </w:t>
        </w:r>
      </w:ins>
      <m:oMath>
        <m:r>
          <m:t>c</m:t>
        </m:r>
      </m:oMath>
      <w:ins w:id="621" w:author="PR Preview" w:date="2026-01-01T00:00:00Z">
        <w:r>
          <w:t xml:space="preserve">,</w:t>
        </w:r>
      </w:ins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and a description of</w:t>
        </w:r>
      </w:ins>
      <w:ins w:id="624" w:author="PR Preview" w:date="2026-01-01T00:00:00Z">
        <w:r>
          <w:t xml:space="preserve"> </w:t>
        </w:r>
      </w:ins>
      <m:oMath>
        <m:r>
          <m:t>m</m:t>
        </m:r>
      </m:oMath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that shows where it ends,</w:t>
        </w:r>
      </w:ins>
      <w:ins w:id="627" w:author="PR Preview" w:date="2026-01-01T00:00:00Z">
        <w:r>
          <w:t xml:space="preserve"> </w:t>
        </w:r>
      </w:ins>
      <w:ins w:id="628" w:author="PR Preview" w:date="2026-01-01T00:00:00Z">
        <w:r>
          <w:t xml:space="preserve">which the proof of</w:t>
        </w:r>
      </w:ins>
      <w:ins w:id="629" w:author="PR Preview" w:date="2026-01-01T00:00:00Z">
        <w:r>
          <w:t xml:space="preserve"> </w:t>
        </w:r>
      </w:ins>
      <w:hyperlink w:anchor="thm-kolmogorov-upper-bound">
        <w:ins w:id="630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631" w:author="PR Preview" w:date="2026-01-01T00:00:00Z">
        <w:r>
          <w:t xml:space="preserve"> </w:t>
        </w:r>
      </w:ins>
      <w:ins w:id="632" w:author="PR Preview" w:date="2026-01-01T00:00:00Z">
        <w:r>
          <w:t xml:space="preserve">writes in at most</w:t>
        </w:r>
      </w:ins>
      <w:ins w:id="633" w:author="PR Preview" w:date="2026-01-01T00:00:00Z">
        <w:r>
          <w:t xml:space="preserve"> </w:t>
        </w:r>
      </w:ins>
      <m:oMath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</m:oMath>
      <w:ins w:id="634" w:author="PR Preview" w:date="2026-01-01T00:00:00Z">
        <w:r>
          <w:t xml:space="preserve"> </w:t>
        </w:r>
      </w:ins>
      <w:ins w:id="635" w:author="PR Preview" w:date="2026-01-01T00:00:00Z">
        <w:r>
          <w:t xml:space="preserve">digits.</w:t>
        </w:r>
      </w:ins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So the output</w:t>
        </w:r>
      </w:ins>
      <w:ins w:id="638" w:author="PR Preview" w:date="2026-01-01T00:00:00Z">
        <w:r>
          <w:t xml:space="preserve"> </w:t>
        </w:r>
      </w:ins>
      <m:oMath>
        <m:r>
          <m:t>x</m:t>
        </m:r>
      </m:oMath>
      <w:ins w:id="639" w:author="PR Preview" w:date="2026-01-01T00:00:00Z">
        <w:r>
          <w:t xml:space="preserve"> </w:t>
        </w:r>
      </w:ins>
      <w:ins w:id="640" w:author="PR Preview" w:date="2026-01-01T00:00:00Z">
        <w:r>
          <w:t xml:space="preserve">of</w:t>
        </w:r>
      </w:ins>
      <w:ins w:id="641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m</m:t>
            </m:r>
          </m:sub>
        </m:sSub>
      </m:oMath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also has</w:t>
        </w:r>
      </w:ins>
      <w:ins w:id="644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c</m:t>
        </m:r>
      </m:oMath>
      <w:ins w:id="645" w:author="PR Preview" w:date="2026-01-01T00:00:00Z">
        <w:r>
          <w:t xml:space="preserve">, and together</w:t>
        </w:r>
      </w:ins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m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646" w:author="PR Preview" w:date="2026-01-01T00:00:00Z">
        <w:r>
          <w:t xml:space="preserve">The left side grows faster than the right,</w:t>
        </w:r>
      </w:ins>
      <w:ins w:id="647" w:author="PR Preview" w:date="2026-01-01T00:00:00Z">
        <w:r>
          <w:t xml:space="preserve"> </w:t>
        </w:r>
      </w:ins>
      <w:ins w:id="648" w:author="PR Preview" w:date="2026-01-01T00:00:00Z">
        <w:r>
          <w:t xml:space="preserve">so this fails once</w:t>
        </w:r>
      </w:ins>
      <w:ins w:id="649" w:author="PR Preview" w:date="2026-01-01T00:00:00Z">
        <w:r>
          <w:t xml:space="preserve"> </w:t>
        </w:r>
      </w:ins>
      <m:oMath>
        <m:r>
          <m:t>m</m:t>
        </m:r>
      </m:oMath>
      <w:ins w:id="650" w:author="PR Preview" w:date="2026-01-01T00:00:00Z">
        <w:r>
          <w:t xml:space="preserve"> </w:t>
        </w:r>
      </w:ins>
      <w:ins w:id="651" w:author="PR Preview" w:date="2026-01-01T00:00:00Z">
        <w:r>
          <w:t xml:space="preserve">is large enough,</w:t>
        </w:r>
      </w:ins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and no such</w:t>
        </w:r>
      </w:ins>
      <w:ins w:id="654" w:author="PR Preview" w:date="2026-01-01T00:00:00Z">
        <w:r>
          <w:t xml:space="preserve"> </w:t>
        </w:r>
      </w:ins>
      <m:oMath>
        <m:r>
          <m:t>Q</m:t>
        </m:r>
      </m:oMath>
      <w:ins w:id="655" w:author="PR Preview" w:date="2026-01-01T00:00:00Z">
        <w:r>
          <w:t xml:space="preserve"> </w:t>
        </w:r>
      </w:ins>
      <w:ins w:id="656" w:author="PR Preview" w:date="2026-01-01T00:00:00Z">
        <w:r>
          <w:t xml:space="preserve">exists.</w:t>
        </w:r>
      </w:ins>
      <w:ins w:id="657" w:author="PR Preview" w:date="2026-01-01T00:00:00Z">
        <w:r>
          <w:t xml:space="preserve"> </w:t>
        </w:r>
      </w:ins>
      <w:ins w:id="658" w:author="PR Preview" w:date="2026-01-01T00:00:00Z">
        <w:r>
          <w:t xml:space="preserve">The argument formalizes the Berry paradox,</w:t>
        </w:r>
      </w:ins>
      <w:ins w:id="659" w:author="PR Preview" w:date="2026-01-01T00:00:00Z">
        <w:r>
          <w:t xml:space="preserve"> </w:t>
        </w:r>
      </w:ins>
      <w:ins w:id="660" w:author="PR Preview" w:date="2026-01-01T00:00:00Z">
        <w:r>
          <w:t xml:space="preserve">“the smallest positive integer not definable in under sixty letters”</w:t>
        </w:r>
      </w:ins>
      <w:ins w:id="661" w:author="PR Preview" w:date="2026-01-01T00:00:00Z">
        <w:r>
          <w:t xml:space="preserve">,</w:t>
        </w:r>
      </w:ins>
      <w:ins w:id="662" w:author="PR Preview" w:date="2026-01-01T00:00:00Z">
        <w:r>
          <w:t xml:space="preserve"> </w:t>
        </w:r>
      </w:ins>
      <w:ins w:id="663" w:author="PR Preview" w:date="2026-01-01T00:00:00Z">
        <w:r>
          <w:t xml:space="preserve">and</w:t>
        </w:r>
      </w:ins>
      <w:ins w:id="664" w:author="PR Preview" w:date="2026-01-01T00:00:00Z">
        <w:r>
          <w:t xml:space="preserve"> </w:t>
        </w:r>
      </w:ins>
      <w:ins w:id="665" w:author="PR Preview" w:date="2026-01-01T00:00:00Z">
        <w:r>
          <w:t xml:space="preserve">Cover and Thomas (2006, chap. 14)</w:t>
        </w:r>
      </w:ins>
      <w:ins w:id="666" w:author="PR Preview" w:date="2026-01-01T00:00:00Z">
        <w:r>
          <w:t xml:space="preserve"> </w:t>
        </w:r>
      </w:ins>
      <w:ins w:id="667" w:author="PR Preview" w:date="2026-01-01T00:00:00Z">
        <w:r>
          <w:t xml:space="preserve">discuss why</w:t>
        </w:r>
      </w:ins>
      <w:ins w:id="668" w:author="PR Preview" w:date="2026-01-01T00:00:00Z">
        <w:r>
          <w:t xml:space="preserve"> </w:t>
        </w:r>
      </w:ins>
      <m:oMath>
        <m:r>
          <m:t>K</m:t>
        </m:r>
      </m:oMath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cannot be computed.</w:t>
        </w:r>
      </w:ins>
    </w:p>
    <w:bookmarkEnd w:id="21"/>
    <w:bookmarkStart w:id="30" w:name="sec-kolmogorov-entropy"/>
    <w:p>
      <w:pPr>
        <w:pStyle w:val="Heading2"/>
      </w:pPr>
      <w:ins w:id="671" w:author="PR Preview" w:date="2026-01-01T00:00:00Z">
        <w:r>
          <w:t xml:space="preserve">4 Kolmogorov complexity and entropy</w:t>
        </w:r>
      </w:ins>
    </w:p>
    <w:bookmarkStart w:id="23" w:name="thm-kolmogorov-entropy"/>
    <w:p>
      <w:pPr>
        <w:pStyle w:val="FirstParagraph"/>
      </w:pPr>
      <w:ins w:id="672" w:author="PR Preview" w:date="2026-01-01T00:00:00Z">
        <w:r>
          <w:rPr>
            <w:b/>
            <w:bCs/>
          </w:rPr>
          <w:t xml:space="preserve">Theorem 5 (Expected Kolmogorov complexity per symbol approaches the entropy)</w:t>
        </w:r>
      </w:ins>
      <w:ins w:id="673" w:author="PR Preview" w:date="2026-01-01T00:00:00Z">
        <w:r>
          <w:t xml:space="preserve"> </w:t>
        </w:r>
      </w:ins>
      <w:ins w:id="674" w:author="PR Preview" w:date="2026-01-01T00:00:00Z">
        <w:r>
          <w:t xml:space="preserve">Let</w:t>
        </w:r>
      </w:ins>
      <w:ins w:id="67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be independent copies of a random variable</w:t>
        </w:r>
      </w:ins>
      <w:ins w:id="678" w:author="PR Preview" w:date="2026-01-01T00:00:00Z">
        <w:r>
          <w:t xml:space="preserve"> </w:t>
        </w:r>
      </w:ins>
      <m:oMath>
        <m:r>
          <m:t>X</m:t>
        </m:r>
      </m:oMath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that takes values in a finite set</w:t>
        </w:r>
      </w:ins>
      <w:ins w:id="68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X</m:t>
        </m:r>
      </m:oMath>
      <w:ins w:id="682" w:author="PR Preview" w:date="2026-01-01T00:00:00Z">
        <w:r>
          <w:t xml:space="preserve">,</w:t>
        </w:r>
      </w:ins>
      <w:ins w:id="683" w:author="PR Preview" w:date="2026-01-01T00:00:00Z">
        <w:r>
          <w:t xml:space="preserve"> </w:t>
        </w:r>
      </w:ins>
      <w:ins w:id="684" w:author="PR Preview" w:date="2026-01-01T00:00:00Z">
        <w:r>
          <w:t xml:space="preserve">each value written as a fixed-length binary string,</w:t>
        </w:r>
      </w:ins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and let</w:t>
        </w:r>
      </w:ins>
      <w:ins w:id="687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be the</w:t>
        </w:r>
      </w:ins>
      <w:ins w:id="690" w:author="PR Preview" w:date="2026-01-01T00:00:00Z">
        <w:r>
          <w:t xml:space="preserve"> </w:t>
        </w:r>
      </w:ins>
      <w:hyperlink r:id="rId22">
        <w:ins w:id="691" w:author="PR Preview" w:date="2026-01-01T00:00:00Z">
          <w:r>
            <w:rPr>
              <w:rStyle w:val="Hyperlink"/>
            </w:rPr>
            <w:t xml:space="preserve">entropy</w:t>
          </w:r>
        </w:ins>
      </w:hyperlink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of</w:t>
        </w:r>
      </w:ins>
      <w:ins w:id="694" w:author="PR Preview" w:date="2026-01-01T00:00:00Z">
        <w:r>
          <w:t xml:space="preserve"> </w:t>
        </w:r>
      </w:ins>
      <m:oMath>
        <m:r>
          <m:t>X</m:t>
        </m:r>
      </m:oMath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with base-2 logarithms.</w:t>
        </w:r>
      </w:ins>
      <w:ins w:id="697" w:author="PR Preview" w:date="2026-01-01T00:00:00Z">
        <w:r>
          <w:t xml:space="preserve"> </w:t>
        </w:r>
      </w:ins>
      <w:ins w:id="698" w:author="PR Preview" w:date="2026-01-01T00:00:00Z">
        <w:r>
          <w:t xml:space="preserve">Write</w:t>
        </w:r>
      </w:ins>
      <w:ins w:id="699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700" w:author="PR Preview" w:date="2026-01-01T00:00:00Z">
        <w:r>
          <w:t xml:space="preserve">.</w:t>
        </w:r>
      </w:ins>
      <w:ins w:id="701" w:author="PR Preview" w:date="2026-01-01T00:00:00Z">
        <w:r>
          <w:t xml:space="preserve"> </w:t>
        </w:r>
      </w:ins>
      <w:ins w:id="702" w:author="PR Preview" w:date="2026-01-01T00:00:00Z">
        <w:r>
          <w:t xml:space="preserve">There is a constant</w:t>
        </w:r>
      </w:ins>
      <w:ins w:id="703" w:author="PR Preview" w:date="2026-01-01T00:00:00Z">
        <w:r>
          <w:t xml:space="preserve"> </w:t>
        </w:r>
      </w:ins>
      <m:oMath>
        <m:r>
          <m:t>c</m:t>
        </m:r>
      </m:oMath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such that, for every</w:t>
        </w:r>
      </w:ins>
      <w:ins w:id="70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1</m:t>
        </m:r>
      </m:oMath>
      <w:ins w:id="707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K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n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≤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708" w:author="PR Preview" w:date="2026-01-01T00:00:00Z">
        <w:r>
          <w:t xml:space="preserve">So</w:t>
        </w:r>
      </w:ins>
      <w:ins w:id="709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E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→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710" w:author="PR Preview" w:date="2026-01-01T00:00:00Z">
        <w:r>
          <w:t xml:space="preserve"> </w:t>
        </w:r>
      </w:ins>
      <w:ins w:id="711" w:author="PR Preview" w:date="2026-01-01T00:00:00Z">
        <w:r>
          <w:t xml:space="preserve">as</w:t>
        </w:r>
      </w:ins>
      <w:ins w:id="71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ins w:id="713" w:author="PR Preview" w:date="2026-01-01T00:00:00Z">
        <w:r>
          <w:t xml:space="preserve">.</w:t>
        </w:r>
      </w:ins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This is Theorem 14.3.1 of</w:t>
        </w:r>
      </w:ins>
      <w:ins w:id="716" w:author="PR Preview" w:date="2026-01-01T00:00:00Z">
        <w:r>
          <w:t xml:space="preserve"> </w:t>
        </w:r>
      </w:ins>
      <w:ins w:id="717" w:author="PR Preview" w:date="2026-01-01T00:00:00Z">
        <w:r>
          <w:t xml:space="preserve">Cover and Thomas (2006)</w:t>
        </w:r>
      </w:ins>
      <w:ins w:id="718" w:author="PR Preview" w:date="2026-01-01T00:00:00Z">
        <w:r>
          <w:t xml:space="preserve">.</w:t>
        </w:r>
      </w:ins>
    </w:p>
    <w:bookmarkEnd w:id="23"/>
    <w:p>
      <w:pPr>
        <w:pStyle w:val="BodyText"/>
      </w:pPr>
      <w:ins w:id="719" w:author="PR Preview" w:date="2026-01-01T00:00:00Z">
        <w:r>
          <w:rPr>
            <w:i/>
            <w:iCs/>
          </w:rPr>
          <w:t xml:space="preserve">Proof</w:t>
        </w:r>
      </w:ins>
      <w:ins w:id="720" w:author="PR Preview" w:date="2026-01-01T00:00:00Z">
        <w:r>
          <w:t xml:space="preserve">. </w:t>
        </w:r>
      </w:ins>
      <w:ins w:id="721" w:author="PR Preview" w:date="2026-01-01T00:00:00Z">
        <w:r>
          <w:t xml:space="preserve">For the lower bound, send each outcome</w:t>
        </w:r>
      </w:ins>
      <w:ins w:id="722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n</m:t>
            </m:r>
          </m:sup>
        </m:sSup>
      </m:oMath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of</w:t>
        </w:r>
      </w:ins>
      <w:ins w:id="725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n</m:t>
            </m:r>
          </m:sup>
        </m:sSup>
      </m:oMath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to a shortest program that outputs it given</w:t>
        </w:r>
      </w:ins>
      <w:ins w:id="728" w:author="PR Preview" w:date="2026-01-01T00:00:00Z">
        <w:r>
          <w:t xml:space="preserve"> </w:t>
        </w:r>
      </w:ins>
      <m:oMath>
        <m:r>
          <m:t>n</m:t>
        </m:r>
      </m:oMath>
      <w:ins w:id="729" w:author="PR Preview" w:date="2026-01-01T00:00:00Z">
        <w:r>
          <w:t xml:space="preserve">.</w:t>
        </w:r>
      </w:ins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Different outcomes get different programs, because a program determines its output,</w:t>
        </w:r>
      </w:ins>
      <w:ins w:id="732" w:author="PR Preview" w:date="2026-01-01T00:00:00Z">
        <w:r>
          <w:t xml:space="preserve"> </w:t>
        </w:r>
      </w:ins>
      <w:ins w:id="733" w:author="PR Preview" w:date="2026-01-01T00:00:00Z">
        <w:r>
          <w:t xml:space="preserve">and no halting program is a prefix of another,</w:t>
        </w:r>
      </w:ins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so this is a prefix code for</w:t>
        </w:r>
      </w:ins>
      <w:ins w:id="736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n</m:t>
            </m:r>
          </m:sup>
        </m:sSup>
      </m:oMath>
      <w:ins w:id="737" w:author="PR Preview" w:date="2026-01-01T00:00:00Z">
        <w:r>
          <w:t xml:space="preserve">, which makes it</w:t>
        </w:r>
      </w:ins>
      <w:ins w:id="738" w:author="PR Preview" w:date="2026-01-01T00:00:00Z">
        <w:r>
          <w:t xml:space="preserve"> </w:t>
        </w:r>
      </w:ins>
      <w:hyperlink r:id="rId24">
        <w:ins w:id="739" w:author="PR Preview" w:date="2026-01-01T00:00:00Z">
          <w:r>
            <w:rPr>
              <w:rStyle w:val="Hyperlink"/>
            </w:rPr>
            <w:t xml:space="preserve">uniquely decodable</w:t>
          </w:r>
        </w:ins>
      </w:hyperlink>
      <w:ins w:id="740" w:author="PR Preview" w:date="2026-01-01T00:00:00Z">
        <w:r>
          <w:t xml:space="preserve">.</w:t>
        </w:r>
      </w:ins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Its</w:t>
        </w:r>
      </w:ins>
      <w:ins w:id="743" w:author="PR Preview" w:date="2026-01-01T00:00:00Z">
        <w:r>
          <w:t xml:space="preserve"> </w:t>
        </w:r>
      </w:ins>
      <w:hyperlink r:id="rId25">
        <w:ins w:id="744" w:author="PR Preview" w:date="2026-01-01T00:00:00Z">
          <w:r>
            <w:rPr>
              <w:rStyle w:val="Hyperlink"/>
            </w:rPr>
            <w:t xml:space="preserve">expected length</w:t>
          </w:r>
        </w:ins>
      </w:hyperlink>
      <w:ins w:id="745" w:author="PR Preview" w:date="2026-01-01T00:00:00Z">
        <w:r>
          <w:t xml:space="preserve"> </w:t>
        </w:r>
      </w:ins>
      <w:ins w:id="746" w:author="PR Preview" w:date="2026-01-01T00:00:00Z">
        <w:r>
          <w:t xml:space="preserve">is</w:t>
        </w:r>
      </w:ins>
      <w:ins w:id="747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ins w:id="748" w:author="PR Preview" w:date="2026-01-01T00:00:00Z">
        <w:r>
          <w:t xml:space="preserve">.</w:t>
        </w:r>
      </w:ins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If</w:t>
        </w:r>
      </w:ins>
      <w:ins w:id="751" w:author="PR Preview" w:date="2026-01-01T00:00:00Z">
        <w:r>
          <w:t xml:space="preserve"> </w:t>
        </w:r>
      </w:ins>
      <m:oMath>
        <m:r>
          <m:t>X</m:t>
        </m:r>
      </m:oMath>
      <w:ins w:id="752" w:author="PR Preview" w:date="2026-01-01T00:00:00Z">
        <w:r>
          <w:t xml:space="preserve"> </w:t>
        </w:r>
      </w:ins>
      <w:ins w:id="753" w:author="PR Preview" w:date="2026-01-01T00:00:00Z">
        <w:r>
          <w:t xml:space="preserve">takes only one value with positive probability,</w:t>
        </w:r>
      </w:ins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then</w:t>
        </w:r>
      </w:ins>
      <w:ins w:id="756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757" w:author="PR Preview" w:date="2026-01-01T00:00:00Z">
        <w:r>
          <w:t xml:space="preserve"> </w:t>
        </w:r>
      </w:ins>
      <w:ins w:id="758" w:author="PR Preview" w:date="2026-01-01T00:00:00Z">
        <w:r>
          <w:t xml:space="preserve">and the lower bound holds trivially.</w:t>
        </w:r>
      </w:ins>
      <w:ins w:id="759" w:author="PR Preview" w:date="2026-01-01T00:00:00Z">
        <w:r>
          <w:t xml:space="preserve"> </w:t>
        </w:r>
      </w:ins>
      <w:ins w:id="760" w:author="PR Preview" w:date="2026-01-01T00:00:00Z">
        <w:r>
          <w:t xml:space="preserve">Otherwise,</w:t>
        </w:r>
      </w:ins>
      <w:ins w:id="761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n</m:t>
            </m:r>
          </m:sup>
        </m:sSup>
      </m:oMath>
      <w:ins w:id="762" w:author="PR Preview" w:date="2026-01-01T00:00:00Z">
        <w:r>
          <w:t xml:space="preserve"> </w:t>
        </w:r>
      </w:ins>
      <w:ins w:id="763" w:author="PR Preview" w:date="2026-01-01T00:00:00Z">
        <w:r>
          <w:t xml:space="preserve">also takes at least two values with positive probability,</w:t>
        </w:r>
      </w:ins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and part 1 of the</w:t>
        </w:r>
      </w:ins>
      <w:ins w:id="766" w:author="PR Preview" w:date="2026-01-01T00:00:00Z">
        <w:r>
          <w:t xml:space="preserve"> </w:t>
        </w:r>
      </w:ins>
      <w:hyperlink r:id="rId26">
        <w:ins w:id="767" w:author="PR Preview" w:date="2026-01-01T00:00:00Z">
          <w:r>
            <w:rPr>
              <w:rStyle w:val="Hyperlink"/>
            </w:rPr>
            <w:t xml:space="preserve">source coding theorem</w:t>
          </w:r>
        </w:ins>
      </w:hyperlink>
      <w:ins w:id="768" w:author="PR Preview" w:date="2026-01-01T00:00:00Z">
        <w:r>
          <w:t xml:space="preserve"> </w:t>
        </w:r>
      </w:ins>
      <w:ins w:id="769" w:author="PR Preview" w:date="2026-01-01T00:00:00Z">
        <w:r>
          <w:t xml:space="preserve">gives</w:t>
        </w:r>
      </w:ins>
      <w:ins w:id="770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≥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ins w:id="771" w:author="PR Preview" w:date="2026-01-01T00:00:00Z">
        <w:r>
          <w:t xml:space="preserve">.</w:t>
        </w:r>
      </w:ins>
      <w:ins w:id="772" w:author="PR Preview" w:date="2026-01-01T00:00:00Z">
        <w:r>
          <w:t xml:space="preserve"> </w:t>
        </w:r>
      </w:ins>
      <w:ins w:id="773" w:author="PR Preview" w:date="2026-01-01T00:00:00Z">
        <w:r>
          <w:t xml:space="preserve">Applying the</w:t>
        </w:r>
      </w:ins>
      <w:ins w:id="774" w:author="PR Preview" w:date="2026-01-01T00:00:00Z">
        <w:r>
          <w:t xml:space="preserve"> </w:t>
        </w:r>
      </w:ins>
      <w:hyperlink r:id="rId27">
        <w:ins w:id="775" w:author="PR Preview" w:date="2026-01-01T00:00:00Z">
          <w:r>
            <w:rPr>
              <w:rStyle w:val="Hyperlink"/>
            </w:rPr>
            <w:t xml:space="preserve">chain rule for entropy</w:t>
          </w:r>
        </w:ins>
      </w:hyperlink>
      <w:ins w:id="77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1</m:t>
        </m:r>
      </m:oMath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times, and using that conditioning on independent variables</w:t>
        </w:r>
      </w:ins>
      <w:ins w:id="779" w:author="PR Preview" w:date="2026-01-01T00:00:00Z">
        <w:r>
          <w:t xml:space="preserve"> </w:t>
        </w:r>
      </w:ins>
      <w:ins w:id="780" w:author="PR Preview" w:date="2026-01-01T00:00:00Z">
        <w:r>
          <w:t xml:space="preserve">does not change entropy, gives</w:t>
        </w:r>
      </w:ins>
      <w:ins w:id="781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782" w:author="PR Preview" w:date="2026-01-01T00:00:00Z">
        <w:r>
          <w:t xml:space="preserve">.</w:t>
        </w:r>
      </w:ins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Dividing by</w:t>
        </w:r>
      </w:ins>
      <w:ins w:id="785" w:author="PR Preview" w:date="2026-01-01T00:00:00Z">
        <w:r>
          <w:t xml:space="preserve"> </w:t>
        </w:r>
      </w:ins>
      <m:oMath>
        <m:r>
          <m:t>n</m:t>
        </m:r>
      </m:oMath>
      <w:ins w:id="786" w:author="PR Preview" w:date="2026-01-01T00:00:00Z">
        <w:r>
          <w:t xml:space="preserve"> </w:t>
        </w:r>
      </w:ins>
      <w:ins w:id="787" w:author="PR Preview" w:date="2026-01-01T00:00:00Z">
        <w:r>
          <w:t xml:space="preserve">gives the lower bound.</w:t>
        </w:r>
      </w:ins>
    </w:p>
    <w:p>
      <w:pPr>
        <w:pStyle w:val="BodyText"/>
      </w:pPr>
      <w:ins w:id="788" w:author="PR Preview" w:date="2026-01-01T00:00:00Z">
        <w:r>
          <w:t xml:space="preserve">For the upper bound,</w:t>
        </w:r>
      </w:ins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Cover and Thomas (2006, sec. 14.3)</w:t>
        </w:r>
      </w:ins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describe</w:t>
        </w:r>
      </w:ins>
      <w:ins w:id="793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n</m:t>
            </m:r>
          </m:sup>
        </m:sSup>
      </m:oMath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in two parts:</w:t>
        </w:r>
      </w:ins>
      <w:ins w:id="796" w:author="PR Preview" w:date="2026-01-01T00:00:00Z">
        <w:r>
          <w:t xml:space="preserve"> </w:t>
        </w:r>
      </w:ins>
      <w:ins w:id="797" w:author="PR Preview" w:date="2026-01-01T00:00:00Z">
        <w:r>
          <w:t xml:space="preserve">first how many times each value in</w:t>
        </w:r>
      </w:ins>
      <w:ins w:id="79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X</m:t>
        </m:r>
      </m:oMath>
      <w:ins w:id="799" w:author="PR Preview" w:date="2026-01-01T00:00:00Z">
        <w:r>
          <w:t xml:space="preserve"> </w:t>
        </w:r>
      </w:ins>
      <w:ins w:id="800" w:author="PR Preview" w:date="2026-01-01T00:00:00Z">
        <w:r>
          <w:t xml:space="preserve">occurs,</w:t>
        </w:r>
      </w:ins>
      <w:ins w:id="801" w:author="PR Preview" w:date="2026-01-01T00:00:00Z">
        <w:r>
          <w:t xml:space="preserve"> </w:t>
        </w:r>
      </w:ins>
      <w:ins w:id="802" w:author="PR Preview" w:date="2026-01-01T00:00:00Z">
        <w:r>
          <w:t xml:space="preserve">which takes about</w:t>
        </w:r>
      </w:ins>
      <w:ins w:id="80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ins w:id="804" w:author="PR Preview" w:date="2026-01-01T00:00:00Z">
        <w:r>
          <w:t xml:space="preserve"> </w:t>
        </w:r>
      </w:ins>
      <w:ins w:id="805" w:author="PR Preview" w:date="2026-01-01T00:00:00Z">
        <w:r>
          <w:t xml:space="preserve">digits,</w:t>
        </w:r>
      </w:ins>
      <w:ins w:id="806" w:author="PR Preview" w:date="2026-01-01T00:00:00Z">
        <w:r>
          <w:t xml:space="preserve"> </w:t>
        </w:r>
      </w:ins>
      <w:ins w:id="807" w:author="PR Preview" w:date="2026-01-01T00:00:00Z">
        <w:r>
          <w:t xml:space="preserve">then which of the strings with those counts</w:t>
        </w:r>
      </w:ins>
      <w:ins w:id="808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n</m:t>
            </m:r>
          </m:sup>
        </m:sSup>
      </m:oMath>
      <w:ins w:id="809" w:author="PR Preview" w:date="2026-01-01T00:00:00Z">
        <w:r>
          <w:t xml:space="preserve"> </w:t>
        </w:r>
      </w:ins>
      <w:ins w:id="810" w:author="PR Preview" w:date="2026-01-01T00:00:00Z">
        <w:r>
          <w:t xml:space="preserve">is,</w:t>
        </w:r>
      </w:ins>
      <w:ins w:id="811" w:author="PR Preview" w:date="2026-01-01T00:00:00Z">
        <w:r>
          <w:t xml:space="preserve"> </w:t>
        </w:r>
      </w:ins>
      <w:ins w:id="812" w:author="PR Preview" w:date="2026-01-01T00:00:00Z">
        <w:r>
          <w:t xml:space="preserve">which takes about</w:t>
        </w:r>
      </w:ins>
      <w:ins w:id="813" w:author="PR Preview" w:date="2026-01-01T00:00:00Z">
        <w:r>
          <w:t xml:space="preserve"> </w:t>
        </w:r>
      </w:ins>
      <m:oMath>
        <m:r>
          <m:t>n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814" w:author="PR Preview" w:date="2026-01-01T00:00:00Z">
        <w:r>
          <w:t xml:space="preserve"> </w:t>
        </w:r>
      </w:ins>
      <w:ins w:id="815" w:author="PR Preview" w:date="2026-01-01T00:00:00Z">
        <w:r>
          <w:t xml:space="preserve">digits on average.</w:t>
        </w:r>
      </w:ins>
    </w:p>
    <w:bookmarkStart w:id="29" w:name="rem-kolmogorov-vs-entropy"/>
    <w:p>
      <w:pPr>
        <w:pStyle w:val="BodyText"/>
      </w:pPr>
      <w:ins w:id="816" w:author="PR Preview" w:date="2026-01-01T00:00:00Z">
        <w:r>
          <w:rPr>
            <w:i/>
            <w:iCs/>
          </w:rPr>
          <w:t xml:space="preserve">Remark 3</w:t>
        </w:r>
      </w:ins>
      <w:ins w:id="817" w:author="PR Preview" w:date="2026-01-01T00:00:00Z">
        <w:r>
          <w:t xml:space="preserve"> (Entropy describes a distribution; Kolmogorov complexity describes a string). </w:t>
        </w:r>
      </w:ins>
      <w:ins w:id="818" w:author="PR Preview" w:date="2026-01-01T00:00:00Z">
        <w:r>
          <w:t xml:space="preserve">Entropy is the expected</w:t>
        </w:r>
      </w:ins>
      <w:ins w:id="819" w:author="PR Preview" w:date="2026-01-01T00:00:00Z">
        <w:r>
          <w:t xml:space="preserve"> </w:t>
        </w:r>
      </w:ins>
      <w:hyperlink r:id="rId28">
        <w:ins w:id="820" w:author="PR Preview" w:date="2026-01-01T00:00:00Z">
          <w:r>
            <w:rPr>
              <w:rStyle w:val="Hyperlink"/>
            </w:rPr>
            <w:t xml:space="preserve">surprisal</w:t>
          </w:r>
        </w:ins>
      </w:hyperlink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of a random variable, so it is a property of a distribution</w:t>
        </w:r>
      </w:ins>
      <w:ins w:id="823" w:author="PR Preview" w:date="2026-01-01T00:00:00Z">
        <w:r>
          <w:t xml:space="preserve"> </w:t>
        </w:r>
      </w:ins>
      <w:ins w:id="824" w:author="PR Preview" w:date="2026-01-01T00:00:00Z">
        <w:r>
          <w:t xml:space="preserve">and says nothing about any one outcome.</w:t>
        </w:r>
      </w:ins>
      <w:ins w:id="825" w:author="PR Preview" w:date="2026-01-01T00:00:00Z">
        <w:r>
          <w:t xml:space="preserve"> </w:t>
        </w:r>
      </w:ins>
      <w:ins w:id="826" w:author="PR Preview" w:date="2026-01-01T00:00:00Z">
        <w:r>
          <w:t xml:space="preserve">Kolmogorov complexity is a property of one string and needs no distribution.</w:t>
        </w:r>
      </w:ins>
      <w:ins w:id="827" w:author="PR Preview" w:date="2026-01-01T00:00:00Z">
        <w:r>
          <w:t xml:space="preserve"> </w:t>
        </w:r>
      </w:ins>
      <w:hyperlink w:anchor="thm-kolmogorov-entropy">
        <w:ins w:id="828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829" w:author="PR Preview" w:date="2026-01-01T00:00:00Z">
        <w:r>
          <w:t xml:space="preserve"> </w:t>
        </w:r>
      </w:ins>
      <w:ins w:id="830" w:author="PR Preview" w:date="2026-01-01T00:00:00Z">
        <w:r>
          <w:t xml:space="preserve">says that the two agree on average,</w:t>
        </w:r>
      </w:ins>
      <w:ins w:id="831" w:author="PR Preview" w:date="2026-01-01T00:00:00Z">
        <w:r>
          <w:t xml:space="preserve"> </w:t>
        </w:r>
      </w:ins>
      <w:ins w:id="832" w:author="PR Preview" w:date="2026-01-01T00:00:00Z">
        <w:r>
          <w:t xml:space="preserve">per symbol, for long independent sequences.</w:t>
        </w:r>
      </w:ins>
      <w:ins w:id="833" w:author="PR Preview" w:date="2026-01-01T00:00:00Z">
        <w:r>
          <w:t xml:space="preserve"> </w:t>
        </w:r>
      </w:ins>
      <w:ins w:id="834" w:author="PR Preview" w:date="2026-01-01T00:00:00Z">
        <w:r>
          <w:t xml:space="preserve">For a single string they can disagree:</w:t>
        </w:r>
      </w:ins>
      <w:ins w:id="835" w:author="PR Preview" w:date="2026-01-01T00:00:00Z">
        <w:r>
          <w:t xml:space="preserve"> </w:t>
        </w:r>
      </w:ins>
      <w:ins w:id="836" w:author="PR Preview" w:date="2026-01-01T00:00:00Z">
        <w:r>
          <w:t xml:space="preserve">the string</w:t>
        </w:r>
      </w:ins>
      <w:ins w:id="837" w:author="PR Preview" w:date="2026-01-01T00:00:00Z">
        <w:r>
          <w:t xml:space="preserve"> </w:t>
        </w:r>
      </w:ins>
      <m:oMath>
        <m:r>
          <m:t>0101</m:t>
        </m:r>
        <m:r>
          <m:rPr>
            <m:sty m:val="p"/>
          </m:rPr>
          <m:t>…</m:t>
        </m:r>
        <m:r>
          <m:t>01</m:t>
        </m:r>
      </m:oMath>
      <w:ins w:id="838" w:author="PR Preview" w:date="2026-01-01T00:00:00Z">
        <w:r>
          <w:t xml:space="preserve"> </w:t>
        </w:r>
      </w:ins>
      <w:ins w:id="839" w:author="PR Preview" w:date="2026-01-01T00:00:00Z">
        <w:r>
          <w:t xml:space="preserve">in</w:t>
        </w:r>
      </w:ins>
      <w:ins w:id="840" w:author="PR Preview" w:date="2026-01-01T00:00:00Z">
        <w:r>
          <w:t xml:space="preserve"> </w:t>
        </w:r>
      </w:ins>
      <w:hyperlink w:anchor="exm-kolmogorov-simple-strings">
        <w:ins w:id="841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842" w:author="PR Preview" w:date="2026-01-01T00:00:00Z">
        <w:r>
          <w:t xml:space="preserve"> </w:t>
        </w:r>
      </w:ins>
      <w:ins w:id="843" w:author="PR Preview" w:date="2026-01-01T00:00:00Z">
        <w:r>
          <w:t xml:space="preserve">has as many ones as zeros,</w:t>
        </w:r>
      </w:ins>
      <w:ins w:id="844" w:author="PR Preview" w:date="2026-01-01T00:00:00Z">
        <w:r>
          <w:t xml:space="preserve"> </w:t>
        </w:r>
      </w:ins>
      <w:ins w:id="845" w:author="PR Preview" w:date="2026-01-01T00:00:00Z">
        <w:r>
          <w:t xml:space="preserve">like a typical outcome of fair coin flips, whose entropy is 1 bit per flip,</w:t>
        </w:r>
      </w:ins>
      <w:ins w:id="846" w:author="PR Preview" w:date="2026-01-01T00:00:00Z">
        <w:r>
          <w:t xml:space="preserve"> </w:t>
        </w:r>
      </w:ins>
      <w:ins w:id="847" w:author="PR Preview" w:date="2026-01-01T00:00:00Z">
        <w:r>
          <w:t xml:space="preserve">but its Kolmogorov complexity per digit,</w:t>
        </w:r>
      </w:ins>
      <w:ins w:id="848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/</m:t>
        </m:r>
        <m:r>
          <m:t>n</m:t>
        </m:r>
      </m:oMath>
      <w:ins w:id="849" w:author="PR Preview" w:date="2026-01-01T00:00:00Z">
        <w:r>
          <w:t xml:space="preserve">, tends to 0.</w:t>
        </w:r>
      </w:ins>
    </w:p>
    <w:bookmarkEnd w:id="29"/>
    <w:bookmarkEnd w:id="30"/>
    <w:bookmarkStart w:id="36" w:name="references"/>
    <w:p>
      <w:pPr>
        <w:pStyle w:val="Heading2"/>
      </w:pPr>
      <w:ins w:id="850" w:author="PR Preview" w:date="2026-01-01T00:00:00Z">
        <w:r>
          <w:t xml:space="preserve">References</w:t>
        </w:r>
      </w:ins>
    </w:p>
    <w:bookmarkStart w:id="35" w:name="refs"/>
    <w:bookmarkStart w:id="32" w:name="ref-cover2006elements"/>
    <w:p>
      <w:pPr>
        <w:pStyle w:val="Bibliography"/>
      </w:pPr>
      <w:ins w:id="851" w:author="PR Preview" w:date="2026-01-01T00:00:00Z">
        <w:r>
          <w:t xml:space="preserve">Cover, Thomas M., and Joy A. Thomas. 2006.</w:t>
        </w:r>
      </w:ins>
      <w:ins w:id="852" w:author="PR Preview" w:date="2026-01-01T00:00:00Z">
        <w:r>
          <w:t xml:space="preserve"> </w:t>
        </w:r>
      </w:ins>
      <w:ins w:id="853" w:author="PR Preview" w:date="2026-01-01T00:00:00Z">
        <w:r>
          <w:rPr>
            <w:i/>
            <w:iCs/>
          </w:rPr>
          <w:t xml:space="preserve">Elements of Information Theory</w:t>
        </w:r>
      </w:ins>
      <w:ins w:id="854" w:author="PR Preview" w:date="2026-01-01T00:00:00Z">
        <w:r>
          <w:t xml:space="preserve">. 2nd ed. Wiley-Interscience.</w:t>
        </w:r>
      </w:ins>
      <w:ins w:id="855" w:author="PR Preview" w:date="2026-01-01T00:00:00Z">
        <w:r>
          <w:t xml:space="preserve"> </w:t>
        </w:r>
      </w:ins>
      <w:hyperlink r:id="rId31">
        <w:ins w:id="856" w:author="PR Preview" w:date="2026-01-01T00:00:00Z">
          <w:r>
            <w:rPr>
              <w:rStyle w:val="Hyperlink"/>
            </w:rPr>
            <w:t xml:space="preserve">https://doi.org/10.1002/047174882X</w:t>
          </w:r>
        </w:ins>
      </w:hyperlink>
      <w:ins w:id="857" w:author="PR Preview" w:date="2026-01-01T00:00:00Z">
        <w:r>
          <w:t xml:space="preserve">.</w:t>
        </w:r>
      </w:ins>
    </w:p>
    <w:bookmarkEnd w:id="32"/>
    <w:bookmarkStart w:id="34" w:name="ref-li2019introduction"/>
    <w:p>
      <w:pPr>
        <w:pStyle w:val="Bibliography"/>
      </w:pPr>
      <w:ins w:id="858" w:author="PR Preview" w:date="2026-01-01T00:00:00Z">
        <w:r>
          <w:t xml:space="preserve">Li, Ming, and Paul Vitányi. 2019.</w:t>
        </w:r>
      </w:ins>
      <w:ins w:id="859" w:author="PR Preview" w:date="2026-01-01T00:00:00Z">
        <w:r>
          <w:t xml:space="preserve"> </w:t>
        </w:r>
      </w:ins>
      <w:ins w:id="860" w:author="PR Preview" w:date="2026-01-01T00:00:00Z">
        <w:r>
          <w:rPr>
            <w:i/>
            <w:iCs/>
          </w:rPr>
          <w:t xml:space="preserve">An Introduction to Kolmogorov Complexity and Its Applications</w:t>
        </w:r>
      </w:ins>
      <w:ins w:id="861" w:author="PR Preview" w:date="2026-01-01T00:00:00Z">
        <w:r>
          <w:t xml:space="preserve">. 4th ed. Springer.</w:t>
        </w:r>
      </w:ins>
      <w:ins w:id="862" w:author="PR Preview" w:date="2026-01-01T00:00:00Z">
        <w:r>
          <w:t xml:space="preserve"> </w:t>
        </w:r>
      </w:ins>
      <w:hyperlink r:id="rId33">
        <w:ins w:id="863" w:author="PR Preview" w:date="2026-01-01T00:00:00Z">
          <w:r>
            <w:rPr>
              <w:rStyle w:val="Hyperlink"/>
            </w:rPr>
            <w:t xml:space="preserve">https://doi.org/10.1007/978-3-030-11298-1</w:t>
          </w:r>
        </w:ins>
      </w:hyperlink>
      <w:ins w:id="864" w:author="PR Preview" w:date="2026-01-01T00:00:00Z">
        <w:r>
          <w:t xml:space="preserve">.</w:t>
        </w:r>
      </w:ins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hyperlink" Target="https://doi.org/10.1002/047174882X" TargetMode="External"/><Relationship Id="rId33" Type="http://schemas.openxmlformats.org/officeDocument/2006/relationships/hyperlink" Target="https://doi.org/10.1007/978-3-030-11298-1" TargetMode="External"/><Relationship Id="rId9" Type="http://schemas.openxmlformats.org/officeDocument/2006/relationships/hyperlink" Target="https://morrison-lab.github.io/ids/entropy.html" TargetMode="External"/><Relationship Id="rId28" Type="http://schemas.openxmlformats.org/officeDocument/2006/relationships/hyperlink" Target="https://morrison-lab.github.io/ids/entropy.html#def-surprisal" TargetMode="External"/><Relationship Id="rId27" Type="http://schemas.openxmlformats.org/officeDocument/2006/relationships/hyperlink" Target="https://morrison-lab.github.io/ids/entropy.html#thm-entropy-chain-rule" TargetMode="External"/><Relationship Id="rId10" Type="http://schemas.openxmlformats.org/officeDocument/2006/relationships/hyperlink" Target="https://morrison-lab.github.io/ids/source-coding.html" TargetMode="External"/><Relationship Id="rId25" Type="http://schemas.openxmlformats.org/officeDocument/2006/relationships/hyperlink" Target="https://morrison-lab.github.io/ids/source-coding.html#def-expected-length" TargetMode="External"/><Relationship Id="rId24" Type="http://schemas.openxmlformats.org/officeDocument/2006/relationships/hyperlink" Target="https://morrison-lab.github.io/ids/source-coding.html#def-uniquely-decodable" TargetMode="External"/><Relationship Id="rId26" Type="http://schemas.openxmlformats.org/officeDocument/2006/relationships/hyperlink" Target="https://morrison-lab.github.io/ids/source-coding.html#thm-source-coding" TargetMode="External"/><Relationship Id="rId22" Type="http://schemas.openxmlformats.org/officeDocument/2006/relationships/hyperlink" Target="https://morrison-lab.github.io/pds/expectation.html#def-entropy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https://doi.org/10.1002/047174882X" TargetMode="External"/><Relationship Id="rId33" Type="http://schemas.openxmlformats.org/officeDocument/2006/relationships/hyperlink" Target="https://doi.org/10.1007/978-3-030-11298-1" TargetMode="External"/><Relationship Id="rId9" Type="http://schemas.openxmlformats.org/officeDocument/2006/relationships/hyperlink" Target="https://morrison-lab.github.io/ids/entropy.html" TargetMode="External"/><Relationship Id="rId28" Type="http://schemas.openxmlformats.org/officeDocument/2006/relationships/hyperlink" Target="https://morrison-lab.github.io/ids/entropy.html#def-surprisal" TargetMode="External"/><Relationship Id="rId27" Type="http://schemas.openxmlformats.org/officeDocument/2006/relationships/hyperlink" Target="https://morrison-lab.github.io/ids/entropy.html#thm-entropy-chain-rule" TargetMode="External"/><Relationship Id="rId10" Type="http://schemas.openxmlformats.org/officeDocument/2006/relationships/hyperlink" Target="https://morrison-lab.github.io/ids/source-coding.html" TargetMode="External"/><Relationship Id="rId25" Type="http://schemas.openxmlformats.org/officeDocument/2006/relationships/hyperlink" Target="https://morrison-lab.github.io/ids/source-coding.html#def-expected-length" TargetMode="External"/><Relationship Id="rId24" Type="http://schemas.openxmlformats.org/officeDocument/2006/relationships/hyperlink" Target="https://morrison-lab.github.io/ids/source-coding.html#def-uniquely-decodable" TargetMode="External"/><Relationship Id="rId26" Type="http://schemas.openxmlformats.org/officeDocument/2006/relationships/hyperlink" Target="https://morrison-lab.github.io/ids/source-coding.html#thm-source-coding" TargetMode="External"/><Relationship Id="rId22" Type="http://schemas.openxmlformats.org/officeDocument/2006/relationships/hyperlink" Target="https://morrison-lab.github.io/pds/expectation.html#def-entro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Kolmogorov complexity</dc:title>
  <dc:creator/>
  <cp:keywords/>
  <dcterms:created xsi:type="dcterms:W3CDTF">2026-10-14T18:04:02Z</dcterms:created>
  <dcterms:modified xsi:type="dcterms:W3CDTF">2026-10-14T18:04:02Z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11:00:00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