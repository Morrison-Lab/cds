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del w:id="1" w:author="PR Preview" w:date="2026-01-01T00:00:00Z">
        <w:r>
          <w:delText xml:space="preserve">Last modified: 2026-10-14 01:53:58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11:00:00 (PDT)</w:t>
        </w:r>
      </w:ins>
    </w:p>
    <w:bookmarkStart w:id="12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ins w:id="3" w:author="PR Preview" w:date="2026-01-01T00:00:00Z">
          <w:r>
            <w:rPr>
              <w:rStyle w:val="Hyperlink"/>
            </w:rPr>
            <w:t xml:space="preserve">Kolmogorov complexity</w:t>
          </w:r>
        </w:ins>
      </w:hyperlink>
      <w:ins w:id="4" w:author="PR Preview" w:date="2026-01-01T00:00:00Z">
        <w:r>
          <w:t xml:space="preserve">: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the length of the shortest program that prints a string,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why most strings are incompressible and no program computes it,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and how its average per symbol approaches Shannon entropy</w:t>
        </w:r>
      </w:ins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time and space complexity, and the classes P and NP</w:t>
      </w:r>
    </w:p>
    <w:p>
      <w:pPr>
        <w:pStyle w:val="Compact"/>
        <w:numPr>
          <w:ilvl w:val="0"/>
          <w:numId w:val="1002"/>
        </w:numPr>
      </w:pPr>
      <w:r>
        <w:t xml:space="preserve">reductions and NP-completeness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1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2"/>
    <w:bookmarkStart w:id="17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7"/>
    <w:bookmarkStart w:id="18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5" Type="http://schemas.openxmlformats.org/officeDocument/2006/relationships/hyperlink" Target="http://infolab.stanford.edu/~ullman/ialc.html" TargetMode="External"/><Relationship Id="rId11" Type="http://schemas.openxmlformats.org/officeDocument/2006/relationships/hyperlink" Target="https://morrison-lab.github.io/ids/" TargetMode="External"/><Relationship Id="rId16" Type="http://schemas.openxmlformats.org/officeDocument/2006/relationships/hyperlink" Target="https://theory.stanford.edu/~liyang/teaching/complexity.html" TargetMode="External"/><Relationship Id="rId13" Type="http://schemas.openxmlformats.org/officeDocument/2006/relationships/hyperlink" Target="https://theory.stanford.edu/~liyang/teaching/computability.html" TargetMode="External"/><Relationship Id="rId14" Type="http://schemas.openxmlformats.org/officeDocument/2006/relationships/hyperlink" Target="https://theory.stanford.edu/~rajeev/cs154.html" TargetMode="External"/><Relationship Id="rId10" Type="http://schemas.openxmlformats.org/officeDocument/2006/relationships/hyperlink" Target="kolmogorov-complexit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5" Type="http://schemas.openxmlformats.org/officeDocument/2006/relationships/hyperlink" Target="http://infolab.stanford.edu/~ullman/ialc.html" TargetMode="External"/><Relationship Id="rId11" Type="http://schemas.openxmlformats.org/officeDocument/2006/relationships/hyperlink" Target="https://morrison-lab.github.io/ids/" TargetMode="External"/><Relationship Id="rId16" Type="http://schemas.openxmlformats.org/officeDocument/2006/relationships/hyperlink" Target="https://theory.stanford.edu/~liyang/teaching/complexity.html" TargetMode="External"/><Relationship Id="rId13" Type="http://schemas.openxmlformats.org/officeDocument/2006/relationships/hyperlink" Target="https://theory.stanford.edu/~liyang/teaching/computability.html" TargetMode="External"/><Relationship Id="rId14" Type="http://schemas.openxmlformats.org/officeDocument/2006/relationships/hyperlink" Target="https://theory.stanford.edu/~rajeev/cs154.html" TargetMode="External"/><Relationship Id="rId10" Type="http://schemas.openxmlformats.org/officeDocument/2006/relationships/hyperlink" Target="kolmogorov-complexit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2026-10-14T18:03:55Z</dcterms:created>
  <dcterms:modified xsi:type="dcterms:W3CDTF">2026-10-14T18:03:55Z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11:00:00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