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del w:id="1" w:author="PR Preview" w:date="2026-01-01T00:00:00Z">
        <w:r>
          <w:delText xml:space="preserve">Quarto Website Template</w:delText>
        </w:r>
      </w:del>
    </w:p>
    <w:p>
      <w:pPr>
        <w:pStyle w:val="Date"/>
      </w:pPr>
      <w:del w:id="2" w:author="PR Preview" w:date="2026-01-01T00:00:00Z">
        <w:r>
          <w:delText xml:space="preserve">Last modified: 2026-10-12 00:42:48 (PDT)</w:delText>
        </w:r>
      </w:del>
    </w:p>
    <w:p>
      <w:pPr>
        <w:pStyle w:val="Title"/>
      </w:pPr>
      <w:ins w:id="3" w:author="PR Preview" w:date="2026-01-01T00:00:00Z">
        <w:r>
          <w:t xml:space="preserve">Computational Complexity for Data Science</w:t>
        </w:r>
      </w:ins>
    </w:p>
    <w:p>
      <w:pPr>
        <w:pStyle w:val="Date"/>
      </w:pPr>
      <w:ins w:id="4" w:author="PR Preview" w:date="2026-01-01T00:00:00Z">
        <w:r>
          <w:t xml:space="preserve">Last modified: 2026-10-12 00:58:35 (PDT)</w:t>
        </w:r>
      </w:ins>
    </w:p>
    <w:bookmarkStart w:id="10" w:name="welcome"/>
    <w:p>
      <w:pPr>
        <w:pStyle w:val="Heading2"/>
      </w:pPr>
      <w:r>
        <w:t xml:space="preserve">Welcome</w:t>
      </w:r>
    </w:p>
    <w:p>
      <w:pPr>
        <w:pStyle w:val="FirstParagraph"/>
      </w:pPr>
      <w:del w:id="5" w:author="PR Preview" w:date="2026-01-01T00:00:00Z">
        <w:r>
          <w:delText xml:space="preserve">This is a Quarto website template that you can use to create your own website.</w:delText>
        </w:r>
      </w:del>
    </w:p>
    <w:p>
      <w:pPr>
        <w:pStyle w:val="BodyText"/>
      </w:pPr>
      <w:del w:id="6" w:author="PR Preview" w:date="2026-01-01T00:00:00Z">
        <w:r>
          <w:delText xml:space="preserve">The notes are available in multiple formats: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rPr>
            <w:b/>
            <w:bCs/>
          </w:rPr>
          <w:delText xml:space="preserve">HTML Website</w:delText>
        </w:r>
      </w:del>
      <w:del w:id="8" w:author="PR Preview" w:date="2026-01-01T00:00:00Z">
        <w:r>
          <w:delText xml:space="preserve">: Navigate using the navbar for easy access to all pages</w:delText>
        </w:r>
      </w:del>
    </w:p>
    <w:p>
      <w:pPr>
        <w:pStyle w:val="Compact"/>
        <w:numPr>
          <w:ilvl w:val="0"/>
          <w:numId w:val="1001"/>
        </w:numPr>
      </w:pPr>
      <w:del w:id="9" w:author="PR Preview" w:date="2026-01-01T00:00:00Z">
        <w:r>
          <w:rPr>
            <w:b/>
            <w:bCs/>
          </w:rPr>
          <w:delText xml:space="preserve">RevealJS Slides</w:delText>
        </w:r>
      </w:del>
      <w:del w:id="10" w:author="PR Preview" w:date="2026-01-01T00:00:00Z">
        <w:r>
          <w:delText xml:space="preserve">: Each chapter can generate a presentation format with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-slides.html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15" w:author="PR Preview" w:date="2026-01-01T00:00:00Z">
        <w:r>
          <w:rPr>
            <w:b/>
            <w:bCs/>
          </w:rPr>
          <w:delText xml:space="preserve">PDF Handouts</w:delText>
        </w:r>
      </w:del>
      <w:del w:id="16" w:author="PR Preview" w:date="2026-01-01T00:00:00Z">
        <w:r>
          <w:delText xml:space="preserve">: Each chapter can generate a PDF handout with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-handout.pdf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21" w:author="PR Preview" w:date="2026-01-01T00:00:00Z">
        <w:r>
          <w:rPr>
            <w:b/>
            <w:bCs/>
          </w:rPr>
          <w:delText xml:space="preserve">DOCX Documents</w:delText>
        </w:r>
      </w:del>
      <w:del w:id="22" w:author="PR Preview" w:date="2026-01-01T00:00:00Z">
        <w:r>
          <w:delText xml:space="preserve">: Each chapter can generate a Microsoft Word document with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.docx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extension</w:delText>
        </w:r>
      </w:del>
    </w:p>
    <w:p>
      <w:pPr>
        <w:pStyle w:val="Heading2"/>
      </w:pPr>
      <w:del w:id="27" w:author="PR Preview" w:date="2026-01-01T00:00:00Z">
        <w:r>
          <w:delText xml:space="preserve">0.1 About this website</w:delText>
        </w:r>
      </w:del>
    </w:p>
    <w:p>
      <w:pPr>
        <w:pStyle w:val="FirstParagraph"/>
      </w:pPr>
      <w:del w:id="28" w:author="PR Preview" w:date="2026-01-01T00:00:00Z">
        <w:r>
          <w:delText xml:space="preserve">This website is built with</w:delText>
        </w:r>
      </w:del>
      <w:del w:id="29" w:author="PR Preview" w:date="2026-01-01T00:00:00Z">
        <w:r>
          <w:delText xml:space="preserve"> </w:delText>
        </w:r>
      </w:del>
      <w:hyperlink r:id="rId10">
        <w:del w:id="30" w:author="PR Preview" w:date="2026-01-01T00:00:00Z">
          <w:r>
            <w:rPr>
              <w:rStyle w:val="Hyperlink"/>
            </w:rPr>
            <w:delText xml:space="preserve">Quarto</w:delText>
          </w:r>
        </w:del>
      </w:hyperlink>
      <w:del w:id="31" w:author="PR Preview" w:date="2026-01-01T00:00:00Z">
        <w:r>
          <w:delText xml:space="preserve">, an open-source scientific and technical publishing system. You can use Quarto to create books, websites, blogs, presentations, and more from markdown files.</w:delText>
        </w:r>
      </w:del>
    </w:p>
    <w:p>
      <w:pPr>
        <w:pStyle w:val="Heading2"/>
      </w:pPr>
      <w:del w:id="32" w:author="PR Preview" w:date="2026-01-01T00:00:00Z">
        <w:r>
          <w:delText xml:space="preserve">0.2 Getting Started</w:delText>
        </w:r>
      </w:del>
    </w:p>
    <w:p>
      <w:pPr>
        <w:pStyle w:val="FirstParagraph"/>
      </w:pPr>
      <w:del w:id="33" w:author="PR Preview" w:date="2026-01-01T00:00:00Z">
        <w:r>
          <w:delText xml:space="preserve">To use this template:</w:delText>
        </w:r>
      </w:del>
    </w:p>
    <w:p>
      <w:pPr>
        <w:numPr>
          <w:ilvl w:val="0"/>
          <w:numId w:val="1002"/>
        </w:numPr>
      </w:pPr>
      <w:del w:id="34" w:author="PR Preview" w:date="2026-01-01T00:00:00Z">
        <w:r>
          <w:rPr>
            <w:b/>
            <w:bCs/>
          </w:rPr>
          <w:delText xml:space="preserve">Update the configuration</w:delText>
        </w:r>
      </w:del>
      <w:del w:id="35" w:author="PR Preview" w:date="2026-01-01T00:00:00Z">
        <w:r>
          <w:delText xml:space="preserve">: Edit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_quarto-website.yml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to change the website title, site URL, and navigation menu.</w:delText>
        </w:r>
      </w:del>
    </w:p>
    <w:p>
      <w:pPr>
        <w:numPr>
          <w:ilvl w:val="0"/>
          <w:numId w:val="1002"/>
        </w:numPr>
      </w:pPr>
      <w:del w:id="40" w:author="PR Preview" w:date="2026-01-01T00:00:00Z">
        <w:r>
          <w:rPr>
            <w:b/>
            <w:bCs/>
          </w:rPr>
          <w:delText xml:space="preserve">Add your content</w:delText>
        </w:r>
      </w:del>
      <w:del w:id="41" w:author="PR Preview" w:date="2026-01-01T00:00:00Z">
        <w:r>
          <w:delText xml:space="preserve">: Create new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files for each page and add them to the navigation menu and the sidebar in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_quarto-website.yml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(the sidebar order sets the previous/next page links).</w:delText>
        </w:r>
      </w:del>
    </w:p>
    <w:p>
      <w:pPr>
        <w:numPr>
          <w:ilvl w:val="0"/>
          <w:numId w:val="1002"/>
        </w:numPr>
      </w:pPr>
      <w:del w:id="50" w:author="PR Preview" w:date="2026-01-01T00:00:00Z">
        <w:r>
          <w:rPr>
            <w:b/>
            <w:bCs/>
          </w:rPr>
          <w:delText xml:space="preserve">Customize the style</w:delText>
        </w:r>
      </w:del>
      <w:del w:id="51" w:author="PR Preview" w:date="2026-01-01T00:00:00Z">
        <w:r>
          <w:delText xml:space="preserve">: Modify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rStyle w:val="VerbatimChar"/>
          </w:rPr>
          <w:delText xml:space="preserve">styles.css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change the appearance of your website.</w:delText>
        </w:r>
      </w:del>
    </w:p>
    <w:p>
      <w:pPr>
        <w:numPr>
          <w:ilvl w:val="0"/>
          <w:numId w:val="1002"/>
        </w:numPr>
      </w:pPr>
      <w:del w:id="56" w:author="PR Preview" w:date="2026-01-01T00:00:00Z">
        <w:r>
          <w:rPr>
            <w:b/>
            <w:bCs/>
          </w:rPr>
          <w:delText xml:space="preserve">Add references</w:delText>
        </w:r>
      </w:del>
      <w:del w:id="57" w:author="PR Preview" w:date="2026-01-01T00:00:00Z">
        <w:r>
          <w:delText xml:space="preserve">: Update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rStyle w:val="VerbatimChar"/>
          </w:rPr>
          <w:delText xml:space="preserve">references.bib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with your citations.</w:delText>
        </w:r>
      </w:del>
    </w:p>
    <w:p>
      <w:pPr>
        <w:pStyle w:val="Heading2"/>
      </w:pPr>
      <w:del w:id="62" w:author="PR Preview" w:date="2026-01-01T00:00:00Z">
        <w:r>
          <w:delText xml:space="preserve">0.3 Building the website</w:delText>
        </w:r>
      </w:del>
    </w:p>
    <w:p>
      <w:pPr>
        <w:pStyle w:val="FirstParagraph"/>
      </w:pPr>
      <w:del w:id="63" w:author="PR Preview" w:date="2026-01-01T00:00:00Z">
        <w:r>
          <w:delText xml:space="preserve">To render the website locally:</w:delText>
        </w:r>
      </w:del>
    </w:p>
    <w:p>
      <w:pPr>
        <w:pStyle w:val="SourceCode"/>
      </w:pPr>
      <w:del w:id="64" w:author="PR Preview" w:date="2026-01-01T00:00:00Z">
        <w:r>
          <w:rPr>
            <w:rStyle w:val="ExtensionTok"/>
          </w:rPr>
          <w:delText xml:space="preserve">quarto</w:delText>
        </w:r>
      </w:del>
      <w:del w:id="65" w:author="PR Preview" w:date="2026-01-01T00:00:00Z">
        <w:r>
          <w:rPr>
            <w:rStyle w:val="NormalTok"/>
          </w:rPr>
          <w:delText xml:space="preserve"> render</w:delText>
        </w:r>
      </w:del>
    </w:p>
    <w:p>
      <w:pPr>
        <w:pStyle w:val="FirstParagraph"/>
      </w:pPr>
      <w:del w:id="66" w:author="PR Preview" w:date="2026-01-01T00:00:00Z">
        <w:r>
          <w:delText xml:space="preserve">To preview the website with live reload:</w:delText>
        </w:r>
      </w:del>
    </w:p>
    <w:p>
      <w:pPr>
        <w:pStyle w:val="SourceCode"/>
      </w:pPr>
      <w:del w:id="67" w:author="PR Preview" w:date="2026-01-01T00:00:00Z">
        <w:r>
          <w:rPr>
            <w:rStyle w:val="ExtensionTok"/>
          </w:rPr>
          <w:delText xml:space="preserve">quarto</w:delText>
        </w:r>
      </w:del>
      <w:del w:id="68" w:author="PR Preview" w:date="2026-01-01T00:00:00Z">
        <w:r>
          <w:rPr>
            <w:rStyle w:val="NormalTok"/>
          </w:rPr>
          <w:delText xml:space="preserve"> preview</w:delText>
        </w:r>
      </w:del>
    </w:p>
    <w:p>
      <w:pPr>
        <w:pStyle w:val="FirstParagraph"/>
      </w:pPr>
      <w:del w:id="69" w:author="PR Preview" w:date="2026-01-01T00:00:00Z">
        <w:r>
          <w:delText xml:space="preserve">The rendered output will be in 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_site/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directory, which can be published to GitHub Pages.</w:delText>
        </w:r>
      </w:del>
    </w:p>
    <w:p>
      <w:pPr>
        <w:pStyle w:val="Heading2"/>
      </w:pPr>
      <w:del w:id="74" w:author="PR Preview" w:date="2026-01-01T00:00:00Z">
        <w:r>
          <w:delText xml:space="preserve">0.4 Publishing to GitHub Pages</w:delText>
        </w:r>
      </w:del>
    </w:p>
    <w:p>
      <w:pPr>
        <w:pStyle w:val="FirstParagraph"/>
      </w:pPr>
      <w:del w:id="75" w:author="PR Preview" w:date="2026-01-01T00:00:00Z">
        <w:r>
          <w:delText xml:space="preserve">This template includes a GitHub Actions workflow that automatically builds and publishes your website to GitHub Pages when you push to the main branch.</w:delText>
        </w:r>
      </w:del>
    </w:p>
    <w:p>
      <w:pPr>
        <w:pStyle w:val="BodyText"/>
      </w:pPr>
      <w:del w:id="76" w:author="PR Preview" w:date="2026-01-01T00:00:00Z">
        <w:r>
          <w:delText xml:space="preserve">To enable GitHub Pages:</w:delText>
        </w:r>
      </w:del>
    </w:p>
    <w:p>
      <w:pPr>
        <w:pStyle w:val="Compact"/>
        <w:numPr>
          <w:ilvl w:val="0"/>
          <w:numId w:val="1003"/>
        </w:numPr>
      </w:pPr>
      <w:del w:id="77" w:author="PR Preview" w:date="2026-01-01T00:00:00Z">
        <w:r>
          <w:delText xml:space="preserve">Go to your repository settings</w:delText>
        </w:r>
      </w:del>
    </w:p>
    <w:p>
      <w:pPr>
        <w:pStyle w:val="Compact"/>
        <w:numPr>
          <w:ilvl w:val="0"/>
          <w:numId w:val="1003"/>
        </w:numPr>
      </w:pPr>
      <w:del w:id="78" w:author="PR Preview" w:date="2026-01-01T00:00:00Z">
        <w:r>
          <w:delText xml:space="preserve">Navigate to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“Pages”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left sidebar</w:delText>
        </w:r>
      </w:del>
    </w:p>
    <w:p>
      <w:pPr>
        <w:pStyle w:val="Compact"/>
        <w:numPr>
          <w:ilvl w:val="0"/>
          <w:numId w:val="1003"/>
        </w:numPr>
      </w:pPr>
      <w:del w:id="83" w:author="PR Preview" w:date="2026-01-01T00:00:00Z">
        <w:r>
          <w:delText xml:space="preserve">Under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“Build and deployment”</w:delText>
        </w:r>
      </w:del>
      <w:del w:id="86" w:author="PR Preview" w:date="2026-01-01T00:00:00Z">
        <w:r>
          <w:delText xml:space="preserve">, set Source to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“GitHub Actions”</w:delText>
        </w:r>
      </w:del>
    </w:p>
    <w:p>
      <w:pPr>
        <w:pStyle w:val="Compact"/>
        <w:numPr>
          <w:ilvl w:val="0"/>
          <w:numId w:val="1003"/>
        </w:numPr>
      </w:pPr>
      <w:del w:id="89" w:author="PR Preview" w:date="2026-01-01T00:00:00Z">
        <w:r>
          <w:delText xml:space="preserve">Push your changes to the main branch</w:delText>
        </w:r>
      </w:del>
    </w:p>
    <w:p>
      <w:pPr>
        <w:pStyle w:val="Compact"/>
        <w:numPr>
          <w:ilvl w:val="0"/>
          <w:numId w:val="1003"/>
        </w:numPr>
      </w:pPr>
      <w:del w:id="90" w:author="PR Preview" w:date="2026-01-01T00:00:00Z">
        <w:r>
          <w:delText xml:space="preserve">The workflow will automatically build and deploy your website</w:delText>
        </w:r>
      </w:del>
    </w:p>
    <w:p>
      <w:pPr>
        <w:pStyle w:val="FirstParagraph"/>
      </w:pPr>
      <w:del w:id="91" w:author="PR Preview" w:date="2026-01-01T00:00:00Z">
        <w:r>
          <w:delText xml:space="preserve">Your website will be available at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rStyle w:val="VerbatimChar"/>
          </w:rPr>
          <w:delText xml:space="preserve">https://YOUR-USERNAME.github.io/YOUR-REPO/</w:delText>
        </w:r>
      </w:del>
    </w:p>
    <w:p>
      <w:pPr>
        <w:pStyle w:val="Heading2"/>
      </w:pPr>
      <w:del w:id="94" w:author="PR Preview" w:date="2026-01-01T00:00:00Z">
        <w:r>
          <w:delText xml:space="preserve">0.5 License</w:delText>
        </w:r>
      </w:del>
    </w:p>
    <w:p>
      <w:pPr>
        <w:pStyle w:val="FirstParagraph"/>
      </w:pPr>
      <w:del w:id="95" w:author="PR Preview" w:date="2026-01-01T00:00:00Z">
        <w:r>
          <w:delText xml:space="preserve">Add your license information here.</w:delText>
        </w:r>
      </w:del>
    </w:p>
    <w:p>
      <w:pPr>
        <w:pStyle w:val="Heading2"/>
      </w:pPr>
      <w:del w:id="96" w:author="PR Preview" w:date="2026-01-01T00:00:00Z">
        <w:r>
          <w:delText xml:space="preserve">References</w:delText>
        </w:r>
      </w:del>
    </w:p>
    <w:p>
      <w:pPr>
        <w:pStyle w:val="FirstParagraph"/>
      </w:pPr>
      <w:ins w:id="97" w:author="PR Preview" w:date="2026-01-01T00:00:00Z">
        <w:r>
          <w:t xml:space="preserve">Computational complexity asks how much time, memory or randomness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 problem needs, whatever algorithm solves it.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Data science meets it whenever fitting a model exactly turns out to be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computationally hard,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which is one reason practical methods use greedy search or a convex surrogate loss.</w:t>
        </w:r>
      </w:ins>
    </w:p>
    <w:p>
      <w:pPr>
        <w:pStyle w:val="BodyText"/>
      </w:pPr>
      <w:ins w:id="106" w:author="PR Preview" w:date="2026-01-01T00:00:00Z">
        <w:r>
          <w:t xml:space="preserve">These notes collect the computational complexity that data science courses use.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They are new, and the topic pages are still to be written.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planned topics are:</w:t>
        </w:r>
      </w:ins>
    </w:p>
    <w:p>
      <w:pPr>
        <w:pStyle w:val="Compact"/>
        <w:numPr>
          <w:ilvl w:val="0"/>
          <w:numId w:val="1001"/>
        </w:numPr>
      </w:pPr>
      <w:ins w:id="111" w:author="PR Preview" w:date="2026-01-01T00:00:00Z">
        <w:r>
          <w:t xml:space="preserve">models of computation: Turing machines and computability</w:t>
        </w:r>
      </w:ins>
    </w:p>
    <w:p>
      <w:pPr>
        <w:pStyle w:val="Compact"/>
        <w:numPr>
          <w:ilvl w:val="0"/>
          <w:numId w:val="1001"/>
        </w:numPr>
      </w:pPr>
      <w:ins w:id="112" w:author="PR Preview" w:date="2026-01-01T00:00:00Z">
        <w:r>
          <w:t xml:space="preserve">time and space complexity, and the classes P and NP</w:t>
        </w:r>
      </w:ins>
    </w:p>
    <w:p>
      <w:pPr>
        <w:pStyle w:val="Compact"/>
        <w:numPr>
          <w:ilvl w:val="0"/>
          <w:numId w:val="1001"/>
        </w:numPr>
      </w:pPr>
      <w:ins w:id="113" w:author="PR Preview" w:date="2026-01-01T00:00:00Z">
        <w:r>
          <w:t xml:space="preserve">reductions and NP-completeness</w:t>
        </w:r>
      </w:ins>
    </w:p>
    <w:p>
      <w:pPr>
        <w:pStyle w:val="Compact"/>
        <w:numPr>
          <w:ilvl w:val="0"/>
          <w:numId w:val="1001"/>
        </w:numPr>
      </w:pPr>
      <w:ins w:id="114" w:author="PR Preview" w:date="2026-01-01T00:00:00Z">
        <w:r>
          <w:t xml:space="preserve">randomized computation</w:t>
        </w:r>
      </w:ins>
    </w:p>
    <w:p>
      <w:pPr>
        <w:pStyle w:val="Compact"/>
        <w:numPr>
          <w:ilvl w:val="0"/>
          <w:numId w:val="1001"/>
        </w:numPr>
      </w:pPr>
      <w:ins w:id="115" w:author="PR Preview" w:date="2026-01-01T00:00:00Z">
        <w:r>
          <w:t xml:space="preserve">communication and information complexity</w:t>
        </w:r>
      </w:ins>
    </w:p>
    <w:p>
      <w:pPr>
        <w:pStyle w:val="FirstParagraph"/>
      </w:pPr>
      <w:ins w:id="116" w:author="PR Preview" w:date="2026-01-01T00:00:00Z">
        <w:r>
          <w:t xml:space="preserve">Information theory has its own library,</w:t>
        </w:r>
      </w:ins>
      <w:ins w:id="117" w:author="PR Preview" w:date="2026-01-01T00:00:00Z">
        <w:r>
          <w:t xml:space="preserve"> </w:t>
        </w:r>
      </w:ins>
      <w:hyperlink r:id="rId9">
        <w:ins w:id="118" w:author="PR Preview" w:date="2026-01-01T00:00:00Z">
          <w:r>
            <w:rPr>
              <w:rStyle w:val="Hyperlink"/>
              <w:i/>
              <w:iCs/>
            </w:rPr>
            <w:t xml:space="preserve">Information Theory for Data Science</w:t>
          </w:r>
        </w:ins>
      </w:hyperlink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Results that connect the two live in the library that holds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their main statement, and the other links to them.</w:t>
        </w:r>
      </w:ins>
    </w:p>
    <w:bookmarkEnd w:id="10"/>
    <w:bookmarkStart w:id="15" w:name="starting-materials"/>
    <w:p>
      <w:pPr>
        <w:pStyle w:val="Heading2"/>
      </w:pPr>
      <w:ins w:id="124" w:author="PR Preview" w:date="2026-01-01T00:00:00Z">
        <w:r>
          <w:t xml:space="preserve">Starting materials</w:t>
        </w:r>
      </w:ins>
    </w:p>
    <w:p>
      <w:pPr>
        <w:pStyle w:val="FirstParagraph"/>
      </w:pPr>
      <w:ins w:id="125" w:author="PR Preview" w:date="2026-01-01T00:00:00Z">
        <w:r>
          <w:t xml:space="preserve">These notes are written fresh, but they draw on the following books and Stanford course pages.</w:t>
        </w:r>
      </w:ins>
    </w:p>
    <w:p>
      <w:pPr>
        <w:pStyle w:val="Compact"/>
        <w:numPr>
          <w:ilvl w:val="0"/>
          <w:numId w:val="1002"/>
        </w:numPr>
      </w:pPr>
      <w:ins w:id="126" w:author="PR Preview" w:date="2026-01-01T00:00:00Z">
        <w:r>
          <w:t xml:space="preserve">Sanjeev Arora and Boaz Barak,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i/>
            <w:iCs/>
          </w:rPr>
          <w:t xml:space="preserve">Computational Complexity: A Modern Approach</w:t>
        </w:r>
      </w:ins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 main starting point for complexity theory.</w:t>
        </w:r>
      </w:ins>
    </w:p>
    <w:p>
      <w:pPr>
        <w:pStyle w:val="Compact"/>
        <w:numPr>
          <w:ilvl w:val="0"/>
          <w:numId w:val="1002"/>
        </w:numPr>
      </w:pPr>
      <w:hyperlink r:id="rId11">
        <w:ins w:id="132" w:author="PR Preview" w:date="2026-01-01T00:00:00Z">
          <w:r>
            <w:rPr>
              <w:rStyle w:val="Hyperlink"/>
            </w:rPr>
            <w:t xml:space="preserve">CS154: Introduction to the Theory of Computation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(Omer Reingold and Li-Yang Tan), which covers automata, computability and complexity,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using Michael Sipser’s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i/>
            <w:iCs/>
          </w:rPr>
          <w:t xml:space="preserve">Introduction to the Theory of Computation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with lecture slides and videos.</w:t>
        </w:r>
      </w:ins>
    </w:p>
    <w:p>
      <w:pPr>
        <w:pStyle w:val="Compact"/>
        <w:numPr>
          <w:ilvl w:val="0"/>
          <w:numId w:val="1002"/>
        </w:numPr>
      </w:pPr>
      <w:hyperlink r:id="rId12">
        <w:ins w:id="142" w:author="PR Preview" w:date="2026-01-01T00:00:00Z">
          <w:r>
            <w:rPr>
              <w:rStyle w:val="Hyperlink"/>
            </w:rPr>
            <w:t xml:space="preserve">CS154: Introduction to Automata and Complexity Theory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(Spring 2009, with Rajeev Motwani among the course staff),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with handouts, homework and a reading list.</w:t>
        </w:r>
      </w:ins>
    </w:p>
    <w:p>
      <w:pPr>
        <w:pStyle w:val="Compact"/>
        <w:numPr>
          <w:ilvl w:val="0"/>
          <w:numId w:val="1002"/>
        </w:numPr>
      </w:pPr>
      <w:hyperlink r:id="rId13">
        <w:ins w:id="147" w:author="PR Preview" w:date="2026-01-01T00:00:00Z">
          <w:r>
            <w:rPr>
              <w:rStyle w:val="Hyperlink"/>
              <w:i/>
              <w:iCs/>
            </w:rPr>
            <w:t xml:space="preserve">Introduction to Automata Theory, Languages, and Computation</w:t>
          </w:r>
        </w:ins>
      </w:hyperlink>
      <w:ins w:id="148" w:author="PR Preview" w:date="2026-01-01T00:00:00Z">
        <w:r>
          <w:t xml:space="preserve">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Jeff Ullman’s home page for the book, which is the textbook the 2009 CS154 page links.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It has solutions to starred exercises, errata, slides, and past CS154 course materials.</w:t>
        </w:r>
      </w:ins>
    </w:p>
    <w:p>
      <w:pPr>
        <w:pStyle w:val="Compact"/>
        <w:numPr>
          <w:ilvl w:val="0"/>
          <w:numId w:val="1002"/>
        </w:numPr>
      </w:pPr>
      <w:hyperlink r:id="rId14">
        <w:ins w:id="153" w:author="PR Preview" w:date="2026-01-01T00:00:00Z">
          <w:r>
            <w:rPr>
              <w:rStyle w:val="Hyperlink"/>
            </w:rPr>
            <w:t xml:space="preserve">CS254: Computational Complexity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(Li-Yang Tan), which covers space complexity, the polynomial hierarchy, randomized and non-uniform computation,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 interactive proofs.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It uses Arora and Barak and Avi Wigderson’s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i/>
            <w:iCs/>
          </w:rPr>
          <w:t xml:space="preserve">Mathematics and Computation</w:t>
        </w:r>
      </w:ins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 links a reading for each lecture.</w:t>
        </w:r>
      </w:ins>
    </w:p>
    <w:bookmarkEnd w:id="15"/>
    <w:bookmarkStart w:id="16" w:name="using-these-notes-in-another-site"/>
    <w:p>
      <w:pPr>
        <w:pStyle w:val="Heading2"/>
      </w:pPr>
      <w:ins w:id="165" w:author="PR Preview" w:date="2026-01-01T00:00:00Z">
        <w:r>
          <w:t xml:space="preserve">Using these notes in another site</w:t>
        </w:r>
      </w:ins>
    </w:p>
    <w:p>
      <w:pPr>
        <w:pStyle w:val="FirstParagraph"/>
      </w:pPr>
      <w:ins w:id="166" w:author="PR Preview" w:date="2026-01-01T00:00:00Z">
        <w:r>
          <w:t xml:space="preserve">Course sites link to these pages by URL;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they do not include this repository as a git submodule.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 host site that keeps a copy of this repository at its root, named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rStyle w:val="VerbatimChar"/>
          </w:rPr>
          <w:t xml:space="preserve">cds</w:t>
        </w:r>
      </w:ins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can still include fragments with paths that start with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rStyle w:val="VerbatimChar"/>
          </w:rPr>
          <w:t xml:space="preserve">cds/</w:t>
        </w:r>
      </w:ins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This site includes its own fragments the same way,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through a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rPr>
            <w:rStyle w:val="VerbatimChar"/>
          </w:rPr>
          <w:t xml:space="preserve">cds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symlink that points at the repository root.</w:t>
        </w:r>
      </w:ins>
    </w:p>
    <w:p>
      <w:pPr>
        <w:pStyle w:val="BodyText"/>
      </w:pPr>
      <w:ins w:id="187" w:author="PR Preview" w:date="2026-01-01T00:00:00Z">
        <w:r>
          <w:t xml:space="preserve">Quarto resolves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rStyle w:val="VerbatimChar"/>
          </w:rPr>
          <w:t xml:space="preserve">@id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cross-references only within one rendered page,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a host site that links to a result here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uses an explicit link to the page and anchor.</w:t>
        </w:r>
      </w:ins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://infolab.stanford.edu/~ullman/ialc.html" TargetMode="External"/><Relationship Id="rId9" Type="http://schemas.openxmlformats.org/officeDocument/2006/relationships/hyperlink" Target="https://morrison-lab.github.io/ids/" TargetMode="External"/><Relationship Id="rId14" Type="http://schemas.openxmlformats.org/officeDocument/2006/relationships/hyperlink" Target="https://theory.stanford.edu/~liyang/teaching/complexity.html" TargetMode="External"/><Relationship Id="rId11" Type="http://schemas.openxmlformats.org/officeDocument/2006/relationships/hyperlink" Target="https://theory.stanford.edu/~liyang/teaching/computability.html" TargetMode="External"/><Relationship Id="rId12" Type="http://schemas.openxmlformats.org/officeDocument/2006/relationships/hyperlink" Target="https://theory.stanford.edu/~rajeev/cs154.html" TargetMode="External"/><Relationship Id="rId1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infolab.stanford.edu/~ullman/ialc.html" TargetMode="External"/><Relationship Id="rId9" Type="http://schemas.openxmlformats.org/officeDocument/2006/relationships/hyperlink" Target="https://morrison-lab.github.io/ids/" TargetMode="External"/><Relationship Id="rId14" Type="http://schemas.openxmlformats.org/officeDocument/2006/relationships/hyperlink" Target="https://theory.stanford.edu/~liyang/teaching/complexity.html" TargetMode="External"/><Relationship Id="rId11" Type="http://schemas.openxmlformats.org/officeDocument/2006/relationships/hyperlink" Target="https://theory.stanford.edu/~liyang/teaching/computability.html" TargetMode="External"/><Relationship Id="rId12" Type="http://schemas.openxmlformats.org/officeDocument/2006/relationships/hyperlink" Target="https://theory.stanford.edu/~rajeev/cs1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2026-10-12T08:00:17Z</dcterms:created>
  <dcterms:modified xsi:type="dcterms:W3CDTF">2026-10-12T08:00:17Z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00:58:35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