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Reductions and NP-completeness</w:t>
      </w:r>
    </w:p>
    <w:p>
      <w:pPr>
        <w:pStyle w:val="Date"/>
      </w:pPr>
      <w:del w:id="1" w:author="PR Preview" w:date="2026-01-01T00:00:00Z">
        <w:r>
          <w:delText xml:space="preserve">Last modified: 2026-10-19 11:40:30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20:54:27 (PDT)</w:t>
        </w:r>
      </w:ins>
    </w:p>
    <w:p>
      <w:pPr>
        <w:pStyle w:val="FirstParagraph"/>
      </w:pPr>
      <w:r>
        <w:t xml:space="preserve">A reduction turns every question about one problem</w:t>
      </w:r>
      <w:r>
        <w:t xml:space="preserve"> </w:t>
      </w:r>
      <w:r>
        <w:t xml:space="preserve">into a question about another,</w:t>
      </w:r>
      <w:r>
        <w:t xml:space="preserve"> </w:t>
      </w:r>
      <w:r>
        <w:t xml:space="preserve">so that a fast algorithm for the second gives one for the first.</w:t>
      </w:r>
      <w:r>
        <w:t xml:space="preserve"> </w:t>
      </w:r>
      <w:r>
        <w:t xml:space="preserve">Reductions compare the difficulty of the problems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and single out the hardest of them.</w:t>
      </w:r>
    </w:p>
    <w:bookmarkStart w:id="16" w:name="sec-reductions"/>
    <w:p>
      <w:pPr>
        <w:pStyle w:val="Heading2"/>
      </w:pPr>
      <w:r>
        <w:t xml:space="preserve">1 Polynomial-time reductions</w:t>
      </w:r>
    </w:p>
    <w:bookmarkStart w:id="12" w:name="def-reduction"/>
    <w:p>
      <w:pPr>
        <w:pStyle w:val="FirstParagraph"/>
      </w:pPr>
      <w:r>
        <w:rPr>
          <w:b/>
          <w:bCs/>
        </w:rPr>
        <w:t xml:space="preserve">Definition 1 (Polynomial-time reduction)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reduces in polynomial time</w:t>
      </w:r>
      <w:r>
        <w:t xml:space="preserve"> </w:t>
      </w:r>
      <w:r>
        <w:t xml:space="preserve">to 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written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if there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computable in</w:t>
      </w:r>
      <w:r>
        <w:t xml:space="preserve"> </w:t>
      </w:r>
      <w:hyperlink r:id="rId11">
        <w:r>
          <w:rPr>
            <w:rStyle w:val="Hyperlink"/>
          </w:rPr>
          <w:t xml:space="preserve">polynomial time</w:t>
        </w:r>
      </w:hyperlink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r>
        <w:t xml:space="preserve">(Arora and Barak 2009, sec. 2.2)</w:t>
      </w:r>
      <w:r>
        <w:t xml:space="preserve">.</w:t>
      </w:r>
    </w:p>
    <w:bookmarkEnd w:id="12"/>
    <w:bookmarkStart w:id="14" w:name="thm-reduction-preserves-p"/>
    <w:p>
      <w:pPr>
        <w:pStyle w:val="BodyText"/>
      </w:pPr>
      <w:r>
        <w:rPr>
          <w:b/>
          <w:bCs/>
        </w:rPr>
        <w:t xml:space="preserve">Theorem 1 (Reductions carry polynomial-time algorithms back)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 reduction.</w:t>
      </w:r>
      <w:r>
        <w:t xml:space="preserve"> </w:t>
      </w:r>
      <w:r>
        <w:t xml:space="preserve">A big-O bound holds from some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on,</w:t>
      </w:r>
      <w:r>
        <w:t xml:space="preserve"> </w:t>
      </w:r>
      <w:r>
        <w:t xml:space="preserve">and raising its constant to cover the finitely many lengths below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turns it into a bound for every length.</w:t>
      </w:r>
      <w:r>
        <w:t xml:space="preserve"> </w:t>
      </w:r>
      <w:r>
        <w:t xml:space="preserve">So there are constants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on inputs of every length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at most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steps,</w:t>
      </w:r>
      <w:r>
        <w:t xml:space="preserve"> </w:t>
      </w:r>
      <w:r>
        <w:t xml:space="preserve">and some algorithm decides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within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steps.</w:t>
      </w:r>
    </w:p>
    <w:p>
      <w:pPr>
        <w:pStyle w:val="BodyText"/>
      </w:pPr>
      <w:r>
        <w:t xml:space="preserve">On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 decide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answer is correct because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Each step writes at most some fixed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output bits,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k</m:t>
        </m:r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stages together take at most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|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d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d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  <m:r>
                    <m:t>d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steps, which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max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,</m:t>
            </m:r>
            <m:r>
              <m:t>c</m:t>
            </m:r>
            <m:r>
              <m:t>d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, a polynomial bound.</w:t>
      </w:r>
    </w:p>
    <w:bookmarkStart w:id="15" w:name="thm-reduction-transitive"/>
    <w:p>
      <w:pPr>
        <w:pStyle w:val="BodyText"/>
      </w:pPr>
      <w:r>
        <w:rPr>
          <w:b/>
          <w:bCs/>
        </w:rPr>
        <w:t xml:space="preserve">Theorem 2 (Reductions compose)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 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reduce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reduce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 result takes polynomial time,</w:t>
      </w:r>
      <w:r>
        <w:t xml:space="preserve"> </w:t>
      </w:r>
      <w:r>
        <w:t xml:space="preserve">by the same count as in the proof of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with the algorithm for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place of the algorithm for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reduces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End w:id="16"/>
    <w:bookmarkStart w:id="25" w:name="sec-np-completeness"/>
    <w:p>
      <w:pPr>
        <w:pStyle w:val="Heading2"/>
      </w:pPr>
      <w:r>
        <w:t xml:space="preserve">2 NP-completeness</w:t>
      </w:r>
    </w:p>
    <w:bookmarkStart w:id="17" w:name="def-np-complete"/>
    <w:p>
      <w:pPr>
        <w:pStyle w:val="FirstParagraph"/>
      </w:pPr>
      <w:r>
        <w:rPr>
          <w:b/>
          <w:bCs/>
        </w:rPr>
        <w:t xml:space="preserve">Definition 2 (NP-hard and NP-complete)</w:t>
      </w:r>
      <w:r>
        <w:t xml:space="preserve"> </w:t>
      </w:r>
      <w:r>
        <w:t xml:space="preserve">A decision problem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NP-hard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for every decision problem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NP-complete</w:t>
      </w:r>
      <w:r>
        <w:t xml:space="preserve"> </w:t>
      </w:r>
      <w:r>
        <w:t xml:space="preserve">if it is NP-hard and also in NP</w:t>
      </w:r>
      <w:r>
        <w:t xml:space="preserve"> </w:t>
      </w:r>
      <w:r>
        <w:t xml:space="preserve">(Arora and Barak 2009, sec. 2.2)</w:t>
      </w:r>
      <w:r>
        <w:t xml:space="preserve">.</w:t>
      </w:r>
    </w:p>
    <w:bookmarkEnd w:id="17"/>
    <w:bookmarkStart w:id="18" w:name="thm-np-complete-in-p"/>
    <w:p>
      <w:pPr>
        <w:pStyle w:val="BodyText"/>
      </w:pPr>
      <w:r>
        <w:rPr>
          <w:b/>
          <w:bCs/>
        </w:rPr>
        <w:t xml:space="preserve">Theorem 3 (One NP-hard problem in P puts all of NP in P)</w:t>
      </w:r>
      <w:r>
        <w:t xml:space="preserve"> </w:t>
      </w:r>
      <w:r>
        <w:t xml:space="preserve">If any NP-hard problem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 is in</w:t>
      </w:r>
      <w:r>
        <w:t xml:space="preserve"> </w:t>
      </w:r>
      <w:hyperlink r:id="rId13">
        <w:r>
          <w:rPr>
            <w:rStyle w:val="Hyperlink"/>
          </w:rPr>
          <w:t xml:space="preserve">P</w:t>
        </w:r>
      </w:hyperlink>
      <w:r>
        <w:t xml:space="preserve">, then every problem in NP is in P.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NP-hard and in P, 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any problem in NP.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 P by</w:t>
      </w:r>
      <w:r>
        <w:t xml:space="preserve"> </w:t>
      </w:r>
      <w:hyperlink w:anchor="thm-reduction-preserves-p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9" w:name="thm-np-complete-by-reduction"/>
    <w:p>
      <w:pPr>
        <w:pStyle w:val="BodyText"/>
      </w:pPr>
      <w:r>
        <w:rPr>
          <w:b/>
          <w:bCs/>
        </w:rPr>
        <w:t xml:space="preserve">Theorem 4 (New NP-complete problems from old)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m:oMath>
        <m:r>
          <m:t>L</m:t>
        </m:r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</w:t>
      </w:r>
      <w:r>
        <w:t xml:space="preserve"> </w:t>
      </w:r>
      <w:hyperlink r:id="rId9">
        <w:r>
          <w:rPr>
            <w:rStyle w:val="Hyperlink"/>
          </w:rPr>
          <w:t xml:space="preserve">NP</w:t>
        </w:r>
      </w:hyperlink>
      <w:r>
        <w:t xml:space="preserve">, then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NP-complete.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 NP by assumption.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NP,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r>
          <m:t>L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NP-hard,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reduction-transitive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NP-hard, and hence NP-complete.</w:t>
      </w:r>
    </w:p>
    <w:bookmarkStart w:id="20" w:name="def-sat"/>
    <w:p>
      <w:pPr>
        <w:pStyle w:val="BodyText"/>
      </w:pPr>
      <w:r>
        <w:rPr>
          <w:b/>
          <w:bCs/>
        </w:rPr>
        <w:t xml:space="preserve">Definition 3 (The satisfiability problem SAT)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asks: given a Boolean formula</w:t>
      </w:r>
      <w:r>
        <w:t xml:space="preserve"> </w:t>
      </w:r>
      <w:r>
        <w:t xml:space="preserve">built from variables with AND, OR and NOT,</w:t>
      </w:r>
      <w:r>
        <w:t xml:space="preserve"> </w:t>
      </w:r>
      <w:r>
        <w:t xml:space="preserve">is there an assignment of true and false to its variables</w:t>
      </w:r>
      <w:r>
        <w:t xml:space="preserve"> </w:t>
      </w:r>
      <w:r>
        <w:t xml:space="preserve">that makes the formula true?</w:t>
      </w:r>
    </w:p>
    <w:bookmarkEnd w:id="20"/>
    <w:bookmarkStart w:id="21" w:name="thm-cook-levin"/>
    <w:p>
      <w:pPr>
        <w:pStyle w:val="BodyText"/>
      </w:pPr>
      <w:r>
        <w:rPr>
          <w:b/>
          <w:bCs/>
        </w:rPr>
        <w:t xml:space="preserve">Theorem 5 (Cook–Levin theorem)</w:t>
      </w:r>
      <w:r>
        <w:t xml:space="preserve"> </w:t>
      </w:r>
      <w:hyperlink w:anchor="def-sat">
        <w:r>
          <w:rPr>
            <w:rStyle w:val="Hyperlink"/>
          </w:rPr>
          <w:t xml:space="preserve">SAT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1"/>
    <w:bookmarkStart w:id="23" w:name="thm-indset-np-complete"/>
    <w:p>
      <w:pPr>
        <w:pStyle w:val="BodyText"/>
      </w:pPr>
      <w:r>
        <w:rPr>
          <w:b/>
          <w:bCs/>
        </w:rPr>
        <w:t xml:space="preserve">Theorem 6 (Independent set is NP-complete)</w:t>
      </w:r>
      <w:r>
        <w:t xml:space="preserve"> </w:t>
      </w:r>
      <w:hyperlink r:id="rId22">
        <w:r>
          <w:rPr>
            <w:rStyle w:val="Hyperlink"/>
          </w:rPr>
          <w:t xml:space="preserve">INDSET</w:t>
        </w:r>
      </w:hyperlink>
      <w:r>
        <w:t xml:space="preserve"> </w:t>
      </w:r>
      <w:r>
        <w:t xml:space="preserve">is NP-complete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(Arora and Barak 2009, sec. 2.4)</w:t>
      </w:r>
      <w:r>
        <w:t xml:space="preserve">.</w:t>
      </w:r>
    </w:p>
    <w:bookmarkEnd w:id="23"/>
    <w:bookmarkStart w:id="24" w:name="rem-cook-levin-source"/>
    <w:p>
      <w:pPr>
        <w:pStyle w:val="BodyText"/>
      </w:pPr>
      <w:r>
        <w:rPr>
          <w:i/>
          <w:iCs/>
        </w:rPr>
        <w:t xml:space="preserve">Remark 1</w:t>
      </w:r>
      <w:r>
        <w:t xml:space="preserve"> (Where NP-completeness comes from). </w:t>
      </w:r>
      <w:r>
        <w:t xml:space="preserve">Stephen Cook and Leonid Levin proved</w:t>
      </w:r>
      <w:r>
        <w:t xml:space="preserve"> </w:t>
      </w:r>
      <w:hyperlink w:anchor="thm-cook-levi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independently in the early 1970s;</w:t>
      </w:r>
      <w:r>
        <w:t xml:space="preserve"> </w:t>
      </w:r>
      <w:r>
        <w:t xml:space="preserve">Arora and Barak (2009, sec. 2.3)</w:t>
      </w:r>
      <w:r>
        <w:t xml:space="preserve"> </w:t>
      </w:r>
      <w:r>
        <w:t xml:space="preserve">give a proof.</w:t>
      </w:r>
      <w:r>
        <w:t xml:space="preserve"> </w:t>
      </w:r>
      <w:r>
        <w:t xml:space="preserve">Once one problem is known to be NP-complete,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 others,</w:t>
      </w:r>
      <w:r>
        <w:t xml:space="preserve"> </w:t>
      </w:r>
      <w:r>
        <w:t xml:space="preserve">one reduction at a time.</w:t>
      </w:r>
      <w:r>
        <w:t xml:space="preserve"> </w:t>
      </w:r>
      <w:r>
        <w:t xml:space="preserve">Arora and Barak (2009, sec. 2.4)</w:t>
      </w:r>
      <w:r>
        <w:t xml:space="preserve"> </w:t>
      </w:r>
      <w:r>
        <w:t xml:space="preserve">prove</w:t>
      </w:r>
      <w:r>
        <w:t xml:space="preserve"> 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this way,</w:t>
      </w:r>
      <w:r>
        <w:t xml:space="preserve"> </w:t>
      </w:r>
      <w:r>
        <w:t xml:space="preserve">reducing a version of SAT to INDSET.</w:t>
      </w:r>
    </w:p>
    <w:bookmarkEnd w:id="24"/>
    <w:bookmarkEnd w:id="25"/>
    <w:bookmarkStart w:id="33" w:name="sec-worked-reductions"/>
    <w:p>
      <w:pPr>
        <w:pStyle w:val="Heading2"/>
      </w:pPr>
      <w:r>
        <w:t xml:space="preserve">3 Worked reductions</w:t>
      </w:r>
    </w:p>
    <w:bookmarkStart w:id="26" w:name="def-clique"/>
    <w:p>
      <w:pPr>
        <w:pStyle w:val="FirstParagraph"/>
      </w:pPr>
      <w:r>
        <w:rPr>
          <w:b/>
          <w:bCs/>
        </w:rPr>
        <w:t xml:space="preserve">Definition 4 (The clique problem CLIQUE)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clique</w:t>
      </w:r>
      <w:r>
        <w:t xml:space="preserve"> </w:t>
      </w:r>
      <w:r>
        <w:t xml:space="preserve">in a graph is a set of vertices every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CLIQUE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clique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6"/>
    <w:bookmarkStart w:id="27" w:name="def-complement-graph"/>
    <w:p>
      <w:pPr>
        <w:pStyle w:val="BodyText"/>
      </w:pPr>
      <w:r>
        <w:rPr>
          <w:b/>
          <w:bCs/>
        </w:rPr>
        <w:t xml:space="preserve">Definition 5 (Complement of a 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the same vertices as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joins two distinct vertices exactly 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not.</w:t>
      </w:r>
    </w:p>
    <w:bookmarkEnd w:id="27"/>
    <w:bookmarkStart w:id="29" w:name="exm-indset-to-clique"/>
    <w:p>
      <w:pPr>
        <w:pStyle w:val="BodyText"/>
      </w:pPr>
      <w:r>
        <w:rPr>
          <w:b/>
          <w:bCs/>
        </w:rPr>
        <w:t xml:space="preserve">Example 1 (From independent sets to cliques)</w:t>
      </w:r>
      <w:r>
        <w:t xml:space="preserve"> </w:t>
      </w:r>
      <w:r>
        <w:t xml:space="preserve">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 no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 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which is exactly when every two vertices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joined</w:t>
      </w:r>
      <w:r>
        <w:t xml:space="preserve"> </w:t>
      </w:r>
      <w:r>
        <w:t xml:space="preserve">in the</w:t>
      </w:r>
      <w:r>
        <w:t xml:space="preserve"> </w:t>
      </w:r>
      <w:hyperlink w:anchor="def-complement-graph">
        <w:r>
          <w:rPr>
            <w:rStyle w:val="Hyperlink"/>
          </w:rPr>
          <w:t xml:space="preserve">complement</w:t>
        </w:r>
      </w:hyperlink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clique">
        <w:r>
          <w:rPr>
            <w:rStyle w:val="Hyperlink"/>
          </w:rPr>
          <w:t xml:space="preserve">clique</w:t>
        </w:r>
      </w:hyperlink>
      <w:r>
        <w:t xml:space="preserve"> </w:t>
      </w:r>
      <w:r>
        <w:t xml:space="preserve">in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So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G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INDSET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G</m:t>
              </m:r>
            </m:e>
          </m:acc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CLIQUE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computing</w:t>
      </w:r>
      <w:r>
        <w:t xml:space="preserve"> </w:t>
      </w:r>
      <m:oMath>
        <m:acc>
          <m:accPr>
            <m:chr m:val="‾"/>
          </m:accPr>
          <m:e>
            <m:r>
              <m:t>G</m:t>
            </m:r>
          </m:e>
        </m:acc>
      </m:oMath>
      <w:r>
        <w:t xml:space="preserve"> </w:t>
      </w:r>
      <w:r>
        <w:t xml:space="preserve">flips the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off-diagonal entries of the adjacency matrix,</w:t>
      </w:r>
      <w:r>
        <w:t xml:space="preserve"> </w:t>
      </w:r>
      <w:r>
        <w:t xml:space="preserve">which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So INDSET</w:t>
      </w:r>
      <w:r>
        <w:t xml:space="preserve"> </w:t>
      </w:r>
      <m:oMath>
        <m:sSub>
          <m:e>
            <m:r>
              <m:rPr>
                <m:sty m:val="p"/>
              </m:rPr>
              <m:t>≤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CLIQUE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CLIQUE is in NP, since a clique is its own certificate, as in</w:t>
      </w:r>
      <w:r>
        <w:t xml:space="preserve"> </w:t>
      </w:r>
      <w:hyperlink r:id="rId28">
        <w:r>
          <w:rPr>
            <w:rStyle w:val="Hyperlink"/>
          </w:rPr>
          <w:t xml:space="preserve">the INDSET example</w:t>
        </w:r>
      </w:hyperlink>
      <w:r>
        <w:t xml:space="preserve">.</w:t>
      </w:r>
      <w:r>
        <w:t xml:space="preserve"> </w:t>
      </w:r>
      <w:r>
        <w:t xml:space="preserve">INDSET is NP-complete (</w:t>
      </w:r>
      <w:hyperlink w:anchor="thm-indset-np-complet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CLIQUE is NP-complete too, by</w:t>
      </w:r>
      <w:r>
        <w:t xml:space="preserve"> </w:t>
      </w:r>
      <w:hyperlink w:anchor="thm-np-complete-by-reduction">
        <w:r>
          <w:rPr>
            <w:rStyle w:val="Hyperlink"/>
          </w:rPr>
          <w:t xml:space="preserve">Theorem 4</w:t>
        </w:r>
      </w:hyperlink>
      <w:r>
        <w:t xml:space="preserve">.</w:t>
      </w:r>
    </w:p>
    <w:bookmarkEnd w:id="29"/>
    <w:bookmarkStart w:id="30" w:name="def-vertex-cover"/>
    <w:p>
      <w:pPr>
        <w:pStyle w:val="BodyText"/>
      </w:pPr>
      <w:r>
        <w:rPr>
          <w:b/>
          <w:bCs/>
        </w:rPr>
        <w:t xml:space="preserve">Definition 6 (The vertex cover problem VERTEX-COVER)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vertex cover</w:t>
      </w:r>
      <w:r>
        <w:t xml:space="preserve"> </w:t>
      </w:r>
      <w:r>
        <w:t xml:space="preserve">of a graph is a set of vertices</w:t>
      </w:r>
      <w:r>
        <w:t xml:space="preserve"> </w:t>
      </w:r>
      <w:r>
        <w:t xml:space="preserve">that contains at least one end of every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VERTEX-COVER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 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 vertex cover of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30"/>
    <w:bookmarkStart w:id="31" w:name="exr-indset-to-vertex-cover"/>
    <w:p>
      <w:pPr>
        <w:pStyle w:val="BodyText"/>
      </w:pPr>
      <w:r>
        <w:rPr>
          <w:b/>
          <w:bCs/>
        </w:rPr>
        <w:t xml:space="preserve">Exercise 1 (From independent sets to vertex covers)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Show that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vertices is independent</w:t>
      </w:r>
      <w:r>
        <w:t xml:space="preserve"> </w:t>
      </w:r>
      <w:r>
        <w:t xml:space="preserve">if and only if the set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of the vertices not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vertex-cover">
        <w:r>
          <w:rPr>
            <w:rStyle w:val="Hyperlink"/>
          </w:rPr>
          <w:t xml:space="preserve">vertex cover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t xml:space="preserve">Use part 1 to give a polynomial-time reduction (</w:t>
      </w:r>
      <w:hyperlink w:anchor="def-redu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INDSET to VERTEX-COVER.</w:t>
      </w:r>
    </w:p>
    <w:bookmarkEnd w:id="31"/>
    <w:bookmarkStart w:id="32" w:name="sol-indset-to-vertex-cove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fails to be independent</w:t>
      </w:r>
      <w:r>
        <w:t xml:space="preserve"> </w:t>
      </w:r>
      <w:r>
        <w:t xml:space="preserve">exactly when some edge has both its ends 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 exactly when some edge has no end in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fails to be a vertex cover.</w:t>
      </w:r>
    </w:p>
    <w:p>
      <w:pPr>
        <w:numPr>
          <w:ilvl w:val="0"/>
          <w:numId w:val="1002"/>
        </w:numPr>
      </w:pPr>
      <w:r>
        <w:t xml:space="preserve">Map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m</m:t>
        </m:r>
      </m:oMath>
      <w:r>
        <w:t xml:space="preserve">,</w:t>
      </w:r>
      <w:r>
        <w:t xml:space="preserve"> </w:t>
      </w:r>
      <w:r>
        <w:t xml:space="preserve">and to a fixed no-instance, such as a single edge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</m:oMath>
      <w:r>
        <w:t xml:space="preserve"> </w:t>
      </w:r>
      <w:r>
        <w:t xml:space="preserve">is a vertex cover of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vertex cover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at most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then by part 1,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t xml:space="preserve"> </w:t>
      </w:r>
      <w:r>
        <w:t xml:space="preserve">is independent with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vertices,</w:t>
      </w:r>
      <w:r>
        <w:t xml:space="preserve"> </w:t>
      </w:r>
      <w:r>
        <w:t xml:space="preserve">and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still form an independent set.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INDSET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nor/>
            <m:sty m:val="p"/>
          </m:rPr>
          <m:t>VERTEX-COVER</m:t>
        </m:r>
      </m:oMath>
      <w:r>
        <w:t xml:space="preserve">.</w:t>
      </w:r>
      <w:r>
        <w:t xml:space="preserve"> </w:t>
      </w:r>
      <w:r>
        <w:t xml:space="preserve">The map copies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computes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 which takes polynomial time.</w:t>
      </w:r>
    </w:p>
    <w:bookmarkEnd w:id="32"/>
    <w:bookmarkEnd w:id="33"/>
    <w:bookmarkStart w:id="36" w:name="sec-hardness-data-science"/>
    <w:p>
      <w:pPr>
        <w:pStyle w:val="Heading2"/>
      </w:pPr>
      <w:r>
        <w:t xml:space="preserve">4 Hardness in data science</w:t>
      </w:r>
    </w:p>
    <w:bookmarkStart w:id="35" w:name="rem-best-subset-hard"/>
    <w:p>
      <w:pPr>
        <w:pStyle w:val="FirstParagraph"/>
      </w:pPr>
      <w:r>
        <w:rPr>
          <w:i/>
          <w:iCs/>
        </w:rPr>
        <w:t xml:space="preserve">Remark 2</w:t>
      </w:r>
      <w:r>
        <w:t xml:space="preserve"> (Sparse regression is NP-hard). </w:t>
      </w:r>
      <w:r>
        <w:t xml:space="preserve">Best-subset selection looks for the regression</w:t>
      </w:r>
      <w:r>
        <w:t xml:space="preserve"> </w:t>
      </w:r>
      <w:r>
        <w:t xml:space="preserve">with the fewest nonzero coefficients that fits the data to a given tolerance.</w:t>
      </w:r>
      <w:r>
        <w:t xml:space="preserve"> </w:t>
      </w:r>
      <w:r>
        <w:t xml:space="preserve">Its decision version asks:</w:t>
      </w:r>
      <w:r>
        <w:t xml:space="preserve"> </w:t>
      </w:r>
      <w:r>
        <w:t xml:space="preserve">given a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a tolerance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there a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t>ϵ</m:t>
        </m:r>
      </m:oMath>
      <w:r>
        <w:t xml:space="preserve">?</w:t>
      </w:r>
      <w:r>
        <w:t xml:space="preserve"> </w:t>
      </w:r>
      <w:r>
        <w:t xml:space="preserve">Natarajan (1995)</w:t>
      </w:r>
      <w:r>
        <w:t xml:space="preserve"> </w:t>
      </w:r>
      <w:r>
        <w:t xml:space="preserve">showed, by a reduction from an NP-complete problem,</w:t>
      </w:r>
      <w:r>
        <w:t xml:space="preserve"> </w:t>
      </w:r>
      <w:r>
        <w:t xml:space="preserve">that this decision problem is NP-hard (</w:t>
      </w:r>
      <w:hyperlink w:anchor="def-np-complet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An algorithm that finds a sparsest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would decide it,</w:t>
      </w:r>
      <w:r>
        <w:t xml:space="preserve"> </w:t>
      </w:r>
      <w:r>
        <w:t xml:space="preserve">by checking whether that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has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If such an algorithm ran in polynomial time,</w:t>
      </w:r>
      <w:r>
        <w:t xml:space="preserve"> </w:t>
      </w:r>
      <w:hyperlink w:anchor="thm-np-complete-in-p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would put every problem in NP into P,</w:t>
      </w:r>
      <w:r>
        <w:t xml:space="preserve"> </w:t>
      </w:r>
      <w:r>
        <w:t xml:space="preserve">and since</w:t>
      </w:r>
      <w:r>
        <w:t xml:space="preserve"> </w:t>
      </w:r>
      <w:hyperlink r:id="rId34">
        <w:r>
          <w:rPr>
            <w:rStyle w:val="Hyperlink"/>
          </w:rPr>
          <w:t xml:space="preserve">P is contained in NP</w:t>
        </w:r>
      </w:hyperlink>
      <w:r>
        <w:t xml:space="preserve">,</w:t>
      </w:r>
      <w:r>
        <w:t xml:space="preserve"> </w:t>
      </w:r>
      <w:r>
        <w:t xml:space="preserve">P would equal NP.</w:t>
      </w:r>
      <w:r>
        <w:t xml:space="preserve"> </w:t>
      </w:r>
      <w:r>
        <w:t xml:space="preserve">That is one reason practical methods use greedy forward selection</w:t>
      </w:r>
      <w:r>
        <w:t xml:space="preserve"> </w:t>
      </w:r>
      <w:r>
        <w:t xml:space="preserve">or replace the count of nonzero coefficients with a convex penalty, as the lasso does.</w:t>
      </w:r>
    </w:p>
    <w:bookmarkEnd w:id="35"/>
    <w:bookmarkEnd w:id="36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8"/>
    <w:bookmarkStart w:id="40" w:name="ref-natarajan1995sparse"/>
    <w:p>
      <w:pPr>
        <w:pStyle w:val="Bibliography"/>
      </w:pPr>
      <w:r>
        <w:t xml:space="preserve">Natarajan, B. K. 1995.</w:t>
      </w:r>
      <w:r>
        <w:t xml:space="preserve"> </w:t>
      </w:r>
      <w:r>
        <w:t xml:space="preserve">“Sparse Approximate Solutions to Linear Systems.”</w:t>
      </w:r>
      <w:r>
        <w:t xml:space="preserve"> </w:t>
      </w:r>
      <w:r>
        <w:rPr>
          <w:i/>
          <w:iCs/>
        </w:rPr>
        <w:t xml:space="preserve">SIAM Journal on Computing</w:t>
      </w:r>
      <w:r>
        <w:t xml:space="preserve"> </w:t>
      </w:r>
      <w:r>
        <w:t xml:space="preserve">24 (2): 227–34.</w:t>
      </w:r>
      <w:r>
        <w:t xml:space="preserve"> </w:t>
      </w:r>
      <w:hyperlink r:id="rId39">
        <w:r>
          <w:rPr>
            <w:rStyle w:val="Hyperlink"/>
          </w:rPr>
          <w:t xml:space="preserve">https://doi.org/10.1137/S0097539792240406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doi.org/10.1017/CBO9780511804090" TargetMode="External"/><Relationship Id="rId39" Type="http://schemas.openxmlformats.org/officeDocument/2006/relationships/hyperlink" Target="https://doi.org/10.1137/S0097539792240406" TargetMode="External"/><Relationship Id="rId9" Type="http://schemas.openxmlformats.org/officeDocument/2006/relationships/hyperlink" Target="p-and-np.qmd#def-class-np" TargetMode="External"/><Relationship Id="rId13" Type="http://schemas.openxmlformats.org/officeDocument/2006/relationships/hyperlink" Target="p-and-np.qmd#def-class-p" TargetMode="External"/><Relationship Id="rId10" Type="http://schemas.openxmlformats.org/officeDocument/2006/relationships/hyperlink" Target="p-and-np.qmd#def-decision-problem" TargetMode="External"/><Relationship Id="rId22" Type="http://schemas.openxmlformats.org/officeDocument/2006/relationships/hyperlink" Target="p-and-np.qmd#def-indset" TargetMode="External"/><Relationship Id="rId11" Type="http://schemas.openxmlformats.org/officeDocument/2006/relationships/hyperlink" Target="p-and-np.qmd#def-running-time" TargetMode="External"/><Relationship Id="rId28" Type="http://schemas.openxmlformats.org/officeDocument/2006/relationships/hyperlink" Target="p-and-np.qmd#exm-indset-in-np" TargetMode="External"/><Relationship Id="rId34" Type="http://schemas.openxmlformats.org/officeDocument/2006/relationships/hyperlink" Target="p-and-np.qmd#thm-p-subset-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Reductions and NP-completeness</dc:title>
  <dc:creator/>
  <cp:keywords/>
  <dcterms:created xsi:type="dcterms:W3CDTF">2026-10-25T03:59:41Z</dcterms:created>
  <dcterms:modified xsi:type="dcterms:W3CDTF">2026-10-25T03:59:41Z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20:54:27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