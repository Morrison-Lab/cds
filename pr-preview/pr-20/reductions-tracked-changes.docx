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del w:id="1" w:author="PR Preview" w:date="2026-01-01T00:00:00Z">
        <w:r>
          <w:delText xml:space="preserve">Last modified: 2026-10-19 11:40:30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20:54:02 (PDT)</w:t>
        </w:r>
      </w:ins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 2</w:delText>
        </w:r>
      </w:del>
      <w:del w:id="4" w:author="PR Preview" w:date="2026-01-01T00:00:00Z">
        <w:r>
          <w:delText xml:space="preserve"> (Sparse regression is NP-hard). </w:delText>
        </w:r>
      </w:del>
      <w:del w:id="5" w:author="PR Preview" w:date="2026-01-01T00:00:00Z">
        <w:r>
          <w:delText xml:space="preserve">Best-subset selection looks for the regression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with the fewest nonzero coefficients that fits the data to a given tolerance.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Its decision version asks: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given a matrix</w:delText>
        </w:r>
      </w:del>
      <w:del w:id="12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13" w:author="PR Preview" w:date="2026-01-01T00:00:00Z">
        <w:r>
          <w:delText xml:space="preserve">, a vector</w:delText>
        </w:r>
      </w:del>
      <w:del w:id="1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5" w:author="PR Preview" w:date="2026-01-01T00:00:00Z">
        <w:r>
          <w:delText xml:space="preserve">, a tolerance</w:delText>
        </w:r>
      </w:del>
      <w:del w:id="16" w:author="PR Preview" w:date="2026-01-01T00:00:00Z">
        <w:r>
          <w:delText xml:space="preserve"> </w:delText>
        </w:r>
      </w:del>
      <m:oMath>
        <m:r>
          <m:t>ϵ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and an integer</w:delText>
        </w:r>
      </w:del>
      <w:del w:id="19" w:author="PR Preview" w:date="2026-01-01T00:00:00Z">
        <w:r>
          <w:delText xml:space="preserve"> </w:delText>
        </w:r>
      </w:del>
      <m:oMath>
        <m:r>
          <m:t>k</m:t>
        </m:r>
      </m:oMath>
      <w:del w:id="20" w:author="PR Preview" w:date="2026-01-01T00:00:00Z">
        <w:r>
          <w:delText xml:space="preserve">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is there a vector</w:delText>
        </w:r>
      </w:del>
      <w:del w:id="2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with at most</w:delText>
        </w:r>
      </w:del>
      <w:del w:id="26" w:author="PR Preview" w:date="2026-01-01T00:00:00Z">
        <w:r>
          <w:delText xml:space="preserve"> </w:delText>
        </w:r>
      </w:del>
      <m:oMath>
        <m:r>
          <m:t>k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nonzero entries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and</w:delText>
        </w:r>
      </w:del>
      <w:del w:id="31" w:author="PR Preview" w:date="2026-01-01T00:00:00Z">
        <w:r>
          <w:delText xml:space="preserve"> </w:delText>
        </w:r>
      </w:del>
      <m:oMath>
        <m:r>
          <m:rPr>
            <m:sty m:val="p"/>
          </m:rPr>
          <m:t>∥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ϵ</m:t>
        </m:r>
      </m:oMath>
      <w:del w:id="32" w:author="PR Preview" w:date="2026-01-01T00:00:00Z">
        <w:r>
          <w:delText xml:space="preserve">?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Natarajan (1995)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showed, by a reduction from an NP-complete problem,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that this decision problem is NP-hard (</w:delText>
        </w:r>
      </w:del>
      <w:hyperlink w:anchor="def-np-complete">
        <w:del w:id="39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40" w:author="PR Preview" w:date="2026-01-01T00:00:00Z">
        <w:r>
          <w:delText xml:space="preserve">).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An algorithm that finds a sparsest</w:delText>
        </w:r>
      </w:del>
      <w:del w:id="4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would decide it,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by checking whether that</w:delText>
        </w:r>
      </w:del>
      <w:del w:id="4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has at most</w:delText>
        </w:r>
      </w:del>
      <w:del w:id="51" w:author="PR Preview" w:date="2026-01-01T00:00:00Z">
        <w:r>
          <w:delText xml:space="preserve"> </w:delText>
        </w:r>
      </w:del>
      <m:oMath>
        <m:r>
          <m:t>k</m:t>
        </m:r>
      </m:oMath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nonzero entries.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If such an algorithm ran in polynomial time,</w:delText>
        </w:r>
      </w:del>
      <w:del w:id="56" w:author="PR Preview" w:date="2026-01-01T00:00:00Z">
        <w:r>
          <w:delText xml:space="preserve"> </w:delText>
        </w:r>
      </w:del>
      <w:hyperlink w:anchor="thm-np-complete-in-p">
        <w:del w:id="57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would put every problem in NP into P,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and since</w:delText>
        </w:r>
      </w:del>
      <w:del w:id="62" w:author="PR Preview" w:date="2026-01-01T00:00:00Z">
        <w:r>
          <w:delText xml:space="preserve"> </w:delText>
        </w:r>
      </w:del>
      <w:hyperlink r:id="rId34">
        <w:del w:id="63" w:author="PR Preview" w:date="2026-01-01T00:00:00Z">
          <w:r>
            <w:rPr>
              <w:rStyle w:val="Hyperlink"/>
            </w:rPr>
            <w:delText xml:space="preserve">P is contained in NP</w:delText>
          </w:r>
        </w:del>
      </w:hyperlink>
      <w:del w:id="64" w:author="PR Preview" w:date="2026-01-01T00:00:00Z">
        <w:r>
          <w:delText xml:space="preserve">,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P would equal NP.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That is one reason practical methods use greedy forward selection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or replace the count of nonzero coefficients with a convex penalty, as the lasso does.</w:delText>
        </w:r>
      </w:del>
    </w:p>
    <w:p>
      <w:pPr>
        <w:pStyle w:val="FirstParagraph"/>
      </w:pPr>
      <w:ins w:id="71" w:author="PR Preview" w:date="2026-01-01T00:00:00Z">
        <w:r>
          <w:rPr>
            <w:i/>
            <w:iCs/>
          </w:rPr>
          <w:t xml:space="preserve">Remark 2</w:t>
        </w:r>
      </w:ins>
      <w:ins w:id="72" w:author="PR Preview" w:date="2026-01-01T00:00:00Z">
        <w:r>
          <w:t xml:space="preserve"> (Sparse regression is NP-hard). </w:t>
        </w:r>
      </w:ins>
      <w:ins w:id="73" w:author="PR Preview" w:date="2026-01-01T00:00:00Z">
        <w:r>
          <w:t xml:space="preserve">Best-subset selection looks for the regression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with the fewest nonzero coefficients that fits the data to a given tolerance.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Its decision version asks: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given a matrix</w:t>
        </w:r>
      </w:ins>
      <w:ins w:id="80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81" w:author="PR Preview" w:date="2026-01-01T00:00:00Z">
        <w:r>
          <w:t xml:space="preserve">, a vector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$\mathord{\smash[b]{\underset{\raise.3ex\hbox{$\scriptstyle\sim$}}{y}}\vphantom{y}}$</w:t>
        </w:r>
      </w:ins>
      <w:ins w:id="84" w:author="PR Preview" w:date="2026-01-01T00:00:00Z">
        <w:r>
          <w:t xml:space="preserve">, a tolerance</w:t>
        </w:r>
      </w:ins>
      <w:ins w:id="85" w:author="PR Preview" w:date="2026-01-01T00:00:00Z">
        <w:r>
          <w:t xml:space="preserve"> </w:t>
        </w:r>
      </w:ins>
      <m:oMath>
        <m:r>
          <m:t>ϵ</m:t>
        </m:r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and an integer</w:t>
        </w:r>
      </w:ins>
      <w:ins w:id="88" w:author="PR Preview" w:date="2026-01-01T00:00:00Z">
        <w:r>
          <w:t xml:space="preserve"> </w:t>
        </w:r>
      </w:ins>
      <m:oMath>
        <m:r>
          <m:t>k</m:t>
        </m:r>
      </m:oMath>
      <w:ins w:id="89" w:author="PR Preview" w:date="2026-01-01T00:00:00Z">
        <w:r>
          <w:t xml:space="preserve">,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is there a vector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$\mathord{\smash[b]{\underset{\raise.3ex\hbox{$\scriptstyle\sim$}}{\beta}}\vphantom{\beta}}$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with at most</w:t>
        </w:r>
      </w:ins>
      <w:ins w:id="96" w:author="PR Preview" w:date="2026-01-01T00:00:00Z">
        <w:r>
          <w:t xml:space="preserve"> </w:t>
        </w:r>
      </w:ins>
      <m:oMath>
        <m:r>
          <m:t>k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nonzero entries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and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$\|\mathbf{X}\mathord{\smash[b]{\underset{\raise.3ex\hbox{$\scriptstyle\sim$}}{\beta}}\vphantom{\beta}}- \mathord{\smash[b]{\underset{\raise.3ex\hbox{$\scriptstyle\sim$}}{y}}\vphantom{y}}\|_2 \le \epsilon$</w:t>
        </w:r>
      </w:ins>
      <w:ins w:id="103" w:author="PR Preview" w:date="2026-01-01T00:00:00Z">
        <w:r>
          <w:t xml:space="preserve">?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Natarajan (1995)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showed, by a reduction from an NP-complete problem,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that this decision problem is NP-hard (</w:t>
        </w:r>
      </w:ins>
      <w:hyperlink w:anchor="def-np-complete">
        <w:ins w:id="11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11" w:author="PR Preview" w:date="2026-01-01T00:00:00Z">
        <w:r>
          <w:t xml:space="preserve">).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An algorithm that finds a sparsest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$\mathord{\smash[b]{\underset{\raise.3ex\hbox{$\scriptstyle\sim$}}{\beta}}\vphantom{\beta}}$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would decide it,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by checking whether that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$\mathord{\smash[b]{\underset{\raise.3ex\hbox{$\scriptstyle\sim$}}{\beta}}\vphantom{\beta}}$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has at most</w:t>
        </w:r>
      </w:ins>
      <w:ins w:id="124" w:author="PR Preview" w:date="2026-01-01T00:00:00Z">
        <w:r>
          <w:t xml:space="preserve"> </w:t>
        </w:r>
      </w:ins>
      <m:oMath>
        <m:r>
          <m:t>k</m:t>
        </m:r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nonzero entries.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If such an algorithm ran in polynomial time,</w:t>
        </w:r>
      </w:ins>
      <w:ins w:id="129" w:author="PR Preview" w:date="2026-01-01T00:00:00Z">
        <w:r>
          <w:t xml:space="preserve"> </w:t>
        </w:r>
      </w:ins>
      <w:hyperlink w:anchor="thm-np-complete-in-p">
        <w:ins w:id="130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would put every problem in NP into P,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and since</w:t>
        </w:r>
      </w:ins>
      <w:ins w:id="135" w:author="PR Preview" w:date="2026-01-01T00:00:00Z">
        <w:r>
          <w:t xml:space="preserve"> </w:t>
        </w:r>
      </w:ins>
      <w:hyperlink r:id="rId34">
        <w:ins w:id="136" w:author="PR Preview" w:date="2026-01-01T00:00:00Z">
          <w:r>
            <w:rPr>
              <w:rStyle w:val="Hyperlink"/>
            </w:rPr>
            <w:t xml:space="preserve">P is contained in NP</w:t>
          </w:r>
        </w:ins>
      </w:hyperlink>
      <w:ins w:id="137" w:author="PR Preview" w:date="2026-01-01T00:00:00Z">
        <w:r>
          <w:t xml:space="preserve">,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P would equal NP.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That is one reason practical methods use greedy forward selection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or replace the count of nonzero coefficients with a convex penalty, as the lasso does.</w:t>
        </w:r>
      </w:ins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2026-10-25T03:56:32Z</dcterms:created>
  <dcterms:modified xsi:type="dcterms:W3CDTF">2026-10-25T03:56:32Z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20:54:02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